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30FEE" w14:textId="6BBB80BD" w:rsidR="00385BDD" w:rsidRPr="003460D9" w:rsidRDefault="009A4F0C">
      <w:pPr>
        <w:rPr>
          <w:rFonts w:ascii="SimSun" w:eastAsia="SimSun" w:hAnsi="SimSun"/>
          <w:lang w:eastAsia="zh-CN"/>
        </w:rPr>
        <w:pPrChange w:id="2" w:author="SU FONG" w:date="2020-09-16T16:32:00Z">
          <w:pPr>
            <w:ind w:firstLineChars="200" w:firstLine="480"/>
          </w:pPr>
        </w:pPrChange>
      </w:pPr>
      <m:oMath>
        <m:sSub>
          <m:sSubPr>
            <m:ctrlPr>
              <w:del w:id="3" w:author="SU FONG" w:date="2020-09-16T16:32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4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5" w:author="SU FONG" w:date="2020-09-16T16:32:00Z">
                <w:rPr>
                  <w:rFonts w:ascii="Cambria Math"/>
                </w:rPr>
                <m:t>1</m:t>
              </w:del>
            </m:r>
          </m:sub>
        </m:sSub>
        <m:sSubSup>
          <m:sSubSupPr>
            <m:ctrlPr>
              <w:del w:id="6" w:author="SU FONG" w:date="2020-09-16T16:32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7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8" w:author="SU FONG" w:date="2020-09-16T16:32:00Z">
                <w:rPr>
                  <w:rFonts w:ascii="Cambria Math"/>
                </w:rPr>
                <m:t>1</m:t>
              </w:del>
            </m:r>
          </m:sub>
          <m:sup>
            <m:r>
              <w:del w:id="9" w:author="SU FONG" w:date="2020-09-16T16:32:00Z">
                <w:rPr>
                  <w:rFonts w:ascii="Cambria Math"/>
                </w:rPr>
                <m:t>'</m:t>
              </w:del>
            </m:r>
          </m:sup>
        </m:sSubSup>
      </m:oMath>
      <w:del w:id="10" w:author="SU FONG" w:date="2020-09-16T16:32:00Z">
        <w:r w:rsidR="00557359" w:rsidDel="009119D0">
          <w:rPr>
            <w:lang w:eastAsia="zh-CN"/>
          </w:rPr>
          <w:delText xml:space="preserve">   </w:delText>
        </w:r>
      </w:del>
      <m:oMath>
        <m:sSub>
          <m:sSubPr>
            <m:ctrlPr>
              <w:del w:id="11" w:author="SU FONG" w:date="2020-09-16T16:32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2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13" w:author="SU FONG" w:date="2020-09-16T16:32:00Z">
                <w:rPr>
                  <w:rFonts w:ascii="Cambria Math"/>
                </w:rPr>
                <m:t>2</m:t>
              </w:del>
            </m:r>
          </m:sub>
        </m:sSub>
        <m:sSubSup>
          <m:sSubSupPr>
            <m:ctrlPr>
              <w:del w:id="14" w:author="SU FONG" w:date="2020-09-16T16:32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5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16" w:author="SU FONG" w:date="2020-09-16T16:32:00Z">
                <w:rPr>
                  <w:rFonts w:ascii="Cambria Math"/>
                </w:rPr>
                <m:t>2</m:t>
              </w:del>
            </m:r>
          </m:sub>
          <m:sup>
            <m:r>
              <w:del w:id="17" w:author="SU FONG" w:date="2020-09-16T16:32:00Z">
                <w:rPr>
                  <w:rFonts w:ascii="Cambria Math"/>
                </w:rPr>
                <m:t>'</m:t>
              </w:del>
            </m:r>
          </m:sup>
        </m:sSubSup>
      </m:oMath>
      <w:del w:id="18" w:author="SU FONG" w:date="2020-09-16T16:32:00Z">
        <w:r w:rsidR="00B0135B" w:rsidDel="009119D0">
          <w:rPr>
            <w:lang w:eastAsia="zh-CN"/>
          </w:rPr>
          <w:delText xml:space="preserve">   </w:delText>
        </w:r>
      </w:del>
      <m:oMath>
        <m:sSub>
          <m:sSubPr>
            <m:ctrlPr>
              <w:del w:id="19" w:author="SU FONG" w:date="2020-09-16T16:32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20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21" w:author="SU FONG" w:date="2020-09-16T16:32:00Z">
                <w:rPr>
                  <w:rFonts w:ascii="Cambria Math"/>
                </w:rPr>
                <m:t>3</m:t>
              </w:del>
            </m:r>
          </m:sub>
        </m:sSub>
        <m:sSubSup>
          <m:sSubSupPr>
            <m:ctrlPr>
              <w:del w:id="22" w:author="SU FONG" w:date="2020-09-16T16:32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3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24" w:author="SU FONG" w:date="2020-09-16T16:32:00Z">
                <w:rPr>
                  <w:rFonts w:ascii="Cambria Math"/>
                </w:rPr>
                <m:t>3</m:t>
              </w:del>
            </m:r>
          </m:sub>
          <m:sup>
            <m:r>
              <w:del w:id="25" w:author="SU FONG" w:date="2020-09-16T16:32:00Z">
                <w:rPr>
                  <w:rFonts w:ascii="Cambria Math"/>
                </w:rPr>
                <m:t>'</m:t>
              </w:del>
            </m:r>
          </m:sup>
        </m:sSubSup>
      </m:oMath>
      <w:del w:id="26" w:author="SU FONG" w:date="2020-09-16T16:32:00Z">
        <w:r w:rsidR="00B0135B" w:rsidDel="009119D0">
          <w:rPr>
            <w:lang w:eastAsia="zh-CN"/>
          </w:rPr>
          <w:delText xml:space="preserve">    </w:delText>
        </w:r>
      </w:del>
      <m:oMath>
        <m:sSub>
          <m:sSubPr>
            <m:ctrlPr>
              <w:del w:id="27" w:author="SU FONG" w:date="2020-09-16T16:32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28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29" w:author="SU FONG" w:date="2020-09-16T16:32:00Z">
                <w:rPr>
                  <w:rFonts w:ascii="Cambria Math"/>
                </w:rPr>
                <m:t>4</m:t>
              </w:del>
            </m:r>
          </m:sub>
        </m:sSub>
        <m:sSubSup>
          <m:sSubSupPr>
            <m:ctrlPr>
              <w:del w:id="30" w:author="SU FONG" w:date="2020-09-16T16:32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" w:author="SU FONG" w:date="2020-09-16T16:32:00Z">
                <w:rPr>
                  <w:rFonts w:ascii="Cambria Math"/>
                </w:rPr>
                <m:t>O</m:t>
              </w:del>
            </m:r>
          </m:e>
          <m:sub>
            <m:r>
              <w:del w:id="32" w:author="SU FONG" w:date="2020-09-16T16:32:00Z">
                <w:rPr>
                  <w:rFonts w:ascii="Cambria Math"/>
                </w:rPr>
                <m:t>4</m:t>
              </w:del>
            </m:r>
          </m:sub>
          <m:sup>
            <m:r>
              <w:del w:id="33" w:author="SU FONG" w:date="2020-09-16T16:32:00Z">
                <w:rPr>
                  <w:rFonts w:ascii="Cambria Math"/>
                </w:rPr>
                <m:t>'</m:t>
              </w:del>
            </m:r>
          </m:sup>
        </m:sSubSup>
      </m:oMath>
    </w:p>
    <w:p w14:paraId="2D86F4AE" w14:textId="77777777" w:rsidR="00663F75" w:rsidRPr="008A24F2" w:rsidRDefault="00D67828" w:rsidP="00390290">
      <w:pPr>
        <w:pStyle w:val="Heading1"/>
      </w:pPr>
      <w:r w:rsidRPr="008A24F2">
        <w:rPr>
          <w:rFonts w:hint="eastAsia"/>
        </w:rPr>
        <w:t>进行假设</w:t>
      </w:r>
    </w:p>
    <w:p w14:paraId="2D657B2C" w14:textId="77777777" w:rsidR="002C256F" w:rsidRPr="003546CA" w:rsidRDefault="00E5511B" w:rsidP="00086666">
      <w:pPr>
        <w:rPr>
          <w:rFonts w:ascii="SimSun" w:eastAsia="SimSun" w:hAnsi="SimSun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FF667B" wp14:editId="5D0B4909">
            <wp:simplePos x="0" y="0"/>
            <wp:positionH relativeFrom="column">
              <wp:posOffset>3094794</wp:posOffset>
            </wp:positionH>
            <wp:positionV relativeFrom="paragraph">
              <wp:posOffset>537</wp:posOffset>
            </wp:positionV>
            <wp:extent cx="3262974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40" y="21441"/>
                <wp:lineTo x="21440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97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FC3" w:rsidRPr="003546CA">
        <w:rPr>
          <w:rFonts w:ascii="SimSun" w:hAnsi="SimSun"/>
          <w:lang w:eastAsia="zh-CN"/>
        </w:rPr>
        <w:t>进行假设</w:t>
      </w:r>
      <w:r w:rsidR="00795FC3" w:rsidRPr="003546CA">
        <w:rPr>
          <w:rFonts w:ascii="SimSun" w:eastAsia="SimSun" w:hAnsi="SimSun" w:hint="eastAsia"/>
          <w:lang w:eastAsia="zh-CN"/>
        </w:rPr>
        <w:t>：</w:t>
      </w:r>
      <w:r w:rsidR="00074432" w:rsidRPr="003546CA">
        <w:rPr>
          <w:rFonts w:ascii="SimSun" w:eastAsia="SimSun" w:hAnsi="SimSun" w:hint="eastAsia"/>
          <w:lang w:eastAsia="zh-CN"/>
        </w:rPr>
        <w:t>先忽略自重</w:t>
      </w:r>
    </w:p>
    <w:p w14:paraId="29331729" w14:textId="55190DFD" w:rsidR="003C4B11" w:rsidRPr="00405B4C" w:rsidRDefault="009A4F0C" w:rsidP="000F4AFA">
      <w:pPr>
        <w:rPr>
          <w:rFonts w:eastAsia="SimSun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O</m:t>
            </m:r>
          </m:e>
          <m:sub>
            <m:r>
              <w:rPr>
                <w:rFonts w:asci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O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'</m:t>
            </m:r>
          </m:sup>
        </m:sSubSup>
      </m:oMath>
      <w:r w:rsidR="001A1669">
        <w:rPr>
          <w:lang w:eastAsia="zh-CN"/>
        </w:rPr>
        <w:t>杆件</w:t>
      </w:r>
      <w:r w:rsidR="001A1669">
        <w:rPr>
          <w:rFonts w:eastAsia="SimSun" w:hint="eastAsia"/>
          <w:lang w:eastAsia="zh-CN"/>
        </w:rPr>
        <w:t>，根据受力平衡可得：</w:t>
      </w:r>
    </w:p>
    <w:p w14:paraId="266B9A25" w14:textId="722B710A" w:rsidR="000F4AFA" w:rsidRDefault="009A4F0C" w:rsidP="000F4A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</m:oMath>
      </m:oMathPara>
    </w:p>
    <w:p w14:paraId="7926BDA5" w14:textId="76CAA4D8" w:rsidR="00C334EC" w:rsidRDefault="009A4F0C" w:rsidP="000F4AFA">
      <w:pPr>
        <w:rPr>
          <w:rFonts w:eastAsia="SimSun"/>
          <w:lang w:eastAsia="zh-C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O</m:t>
            </m:r>
          </m:e>
          <m:sub>
            <m:r>
              <w:rPr>
                <w:rFonts w:asci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O</m:t>
            </m:r>
          </m:e>
          <m:sub>
            <m:r>
              <w:rPr>
                <w:rFonts w:ascii="Cambria Math"/>
              </w:rPr>
              <m:t>1</m:t>
            </m:r>
          </m:sub>
          <m:sup>
            <m:r>
              <w:rPr>
                <w:rFonts w:ascii="Cambria Math"/>
              </w:rPr>
              <m:t>'</m:t>
            </m:r>
          </m:sup>
        </m:sSubSup>
      </m:oMath>
      <w:r w:rsidR="00C334EC">
        <w:rPr>
          <w:lang w:eastAsia="zh-CN"/>
        </w:rPr>
        <w:t>杆件</w:t>
      </w:r>
      <w:r w:rsidR="00C334EC">
        <w:rPr>
          <w:rFonts w:eastAsia="SimSun" w:hint="eastAsia"/>
          <w:lang w:eastAsia="zh-CN"/>
        </w:rPr>
        <w:t>，根据受力平衡可得：</w:t>
      </w:r>
    </w:p>
    <w:p w14:paraId="5E464D90" w14:textId="70549EDA" w:rsidR="004116AA" w:rsidRDefault="009A4F0C" w:rsidP="000F4AFA">
      <w:pPr>
        <w:rPr>
          <w:rFonts w:ascii="SimSun" w:eastAsia="SimSun" w:hAnsi="SimSun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</m:oMath>
      </m:oMathPara>
    </w:p>
    <w:p w14:paraId="4A1A796F" w14:textId="77777777" w:rsidR="002C256F" w:rsidRDefault="000D736A" w:rsidP="00086666">
      <w:pPr>
        <w:rPr>
          <w:rFonts w:ascii="SimSun" w:hAnsi="SimSun"/>
        </w:rPr>
      </w:pPr>
      <w:r>
        <w:rPr>
          <w:rFonts w:ascii="SimSun" w:hAnsi="SimSun"/>
        </w:rPr>
        <w:t>由上述兩個式子得出一個矛盾的結論</w:t>
      </w:r>
      <w:r>
        <w:rPr>
          <w:rFonts w:ascii="SimSun" w:eastAsia="SimSun" w:hAnsi="SimSun" w:hint="eastAsia"/>
        </w:rPr>
        <w:t>：</w:t>
      </w:r>
    </w:p>
    <w:p w14:paraId="74B17548" w14:textId="59C968A8" w:rsidR="000D736A" w:rsidRDefault="009A4F0C" w:rsidP="000F4AFA">
      <w:pPr>
        <w:rPr>
          <w:rFonts w:ascii="SimSun" w:eastAsia="SimSun" w:hAnsi="SimSu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MS Gothic" w:eastAsia="MS Gothic" w:hAnsi="MS Gothic" w:cs="MS Gothic" w:hint="eastAsia"/>
          </w:rPr>
          <m:t>⋅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e>
        </m:bar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MS Gothic" w:eastAsia="MS Gothic" w:hAnsi="MS Gothic" w:cs="MS Gothic" w:hint="eastAsia"/>
          </w:rPr>
          <m:t>⋅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e>
        </m:bar>
      </m:oMath>
      <w:r w:rsidR="000D736A">
        <w:t>實際上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e>
        </m:bar>
        <m:r>
          <w:rPr>
            <w:rFonts w:ascii="Cambria Math"/>
          </w:rPr>
          <m:t>≠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F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e>
        </m:bar>
      </m:oMath>
      <w:r w:rsidR="000D736A">
        <w:rPr>
          <w:rFonts w:ascii="SimSun" w:eastAsia="SimSun" w:hAnsi="SimSun" w:hint="eastAsia"/>
        </w:rPr>
        <w:t>，</w:t>
      </w:r>
      <w:r w:rsidR="000D736A">
        <w:t>所以整個系統不能忽略自重</w:t>
      </w:r>
      <w:r w:rsidR="000D736A">
        <w:rPr>
          <w:rFonts w:ascii="SimSun" w:eastAsia="SimSun" w:hAnsi="SimSun" w:hint="eastAsia"/>
        </w:rPr>
        <w:t>，</w:t>
      </w:r>
      <w:r w:rsidR="000D736A">
        <w:t>正是因為有自重才能運動</w:t>
      </w:r>
      <w:r w:rsidR="000D736A">
        <w:rPr>
          <w:rFonts w:ascii="SimSun" w:eastAsia="SimSun" w:hAnsi="SimSun" w:hint="eastAsia"/>
        </w:rPr>
        <w:t>。</w:t>
      </w:r>
      <w:r w:rsidR="000D736A">
        <w:t>假設將整個機構放到太空</w:t>
      </w:r>
      <w:r w:rsidR="000D736A">
        <w:rPr>
          <w:rFonts w:ascii="SimSun" w:eastAsia="SimSun" w:hAnsi="SimSun" w:hint="eastAsia"/>
        </w:rPr>
        <w:t>，</w:t>
      </w:r>
      <w:r w:rsidR="000D736A">
        <w:t>還會運作嗎</w:t>
      </w:r>
      <w:r w:rsidR="000D736A">
        <w:rPr>
          <w:rFonts w:ascii="SimSun" w:eastAsia="SimSun" w:hAnsi="SimSun" w:hint="eastAsia"/>
        </w:rPr>
        <w:t>？</w:t>
      </w:r>
    </w:p>
    <w:p w14:paraId="56ED42D1" w14:textId="77777777" w:rsidR="002963FD" w:rsidRDefault="002963FD" w:rsidP="00086666">
      <w:pPr>
        <w:rPr>
          <w:rFonts w:ascii="SimSun" w:eastAsia="SimSun" w:hAnsi="SimSun"/>
        </w:rPr>
      </w:pPr>
    </w:p>
    <w:p w14:paraId="672928E9" w14:textId="77777777" w:rsidR="00C6178E" w:rsidRPr="00076776" w:rsidRDefault="00BC749E" w:rsidP="00086666">
      <w:pPr>
        <w:rPr>
          <w:rFonts w:ascii="SimSun" w:hAnsi="SimSun"/>
        </w:rPr>
      </w:pPr>
      <w:r>
        <w:rPr>
          <w:rFonts w:ascii="SimSun" w:eastAsia="SimSun" w:hAnsi="SimSun"/>
        </w:rPr>
        <w:t>在不忽略自重的情況下計算</w:t>
      </w:r>
      <w:r w:rsidR="00C1446C">
        <w:rPr>
          <w:rFonts w:ascii="SimSun" w:eastAsia="SimSun" w:hAnsi="SimSun" w:hint="eastAsia"/>
        </w:rPr>
        <w:t>，</w:t>
      </w:r>
      <w:r w:rsidR="00C6178E">
        <w:rPr>
          <w:rFonts w:ascii="SimSun" w:eastAsia="SimSun" w:hAnsi="SimSun" w:hint="eastAsia"/>
        </w:rPr>
        <w:t>分成兩個部分：</w:t>
      </w:r>
      <w:r w:rsidR="00C6178E">
        <w:rPr>
          <w:rFonts w:ascii="SimSun" w:hAnsi="SimSun"/>
        </w:rPr>
        <w:t>上部即上</w:t>
      </w:r>
      <w:r w:rsidR="00C6178E">
        <w:rPr>
          <w:rFonts w:ascii="SimSun" w:eastAsia="SimSun" w:hAnsi="SimSun" w:hint="eastAsia"/>
        </w:rPr>
        <w:t>4連桿機構</w:t>
      </w:r>
      <w:r w:rsidR="00C6178E">
        <w:rPr>
          <w:rFonts w:ascii="SimSun" w:hAnsi="SimSun"/>
        </w:rPr>
        <w:t>一對嚙合齒輪</w:t>
      </w:r>
      <w:r w:rsidR="00C6178E">
        <w:rPr>
          <w:rFonts w:ascii="SimSun" w:eastAsia="SimSun" w:hAnsi="SimSun" w:hint="eastAsia"/>
        </w:rPr>
        <w:t>，</w:t>
      </w:r>
      <w:r w:rsidR="00C6178E">
        <w:rPr>
          <w:rFonts w:ascii="SimSun" w:hAnsi="SimSun"/>
        </w:rPr>
        <w:t>由圖可知</w:t>
      </w:r>
      <w:r w:rsidR="00C6178E">
        <w:rPr>
          <w:rFonts w:ascii="SimSun" w:eastAsia="SimSun" w:hAnsi="SimSun" w:hint="eastAsia"/>
        </w:rPr>
        <w:t>，</w:t>
      </w:r>
      <w:r w:rsidR="00C6178E">
        <w:rPr>
          <w:rFonts w:ascii="SimSun" w:hAnsi="SimSun"/>
        </w:rPr>
        <w:t>該四連桿機構受到自重和負載的影響有向下的趨勢</w:t>
      </w:r>
      <w:r w:rsidR="00C6178E">
        <w:rPr>
          <w:rFonts w:ascii="SimSun" w:eastAsia="SimSun" w:hAnsi="SimSun" w:hint="eastAsia"/>
        </w:rPr>
        <w:t>，該趨勢對以</w:t>
      </w:r>
      <w:r w:rsidR="00C6178E" w:rsidRPr="007058D0">
        <w:rPr>
          <w:rFonts w:ascii="Times New Roman" w:eastAsia="SimSun" w:hAnsi="Times New Roman" w:cs="Times New Roman"/>
          <w:i/>
        </w:rPr>
        <w:t>O</w:t>
      </w:r>
      <w:r w:rsidR="00C6178E">
        <w:rPr>
          <w:rFonts w:ascii="SimSun" w:eastAsia="SimSun" w:hAnsi="SimSun"/>
          <w:vertAlign w:val="subscript"/>
        </w:rPr>
        <w:t>1</w:t>
      </w:r>
      <w:r w:rsidR="00C6178E">
        <w:t>為中心</w:t>
      </w:r>
      <w:r w:rsidR="00C6178E">
        <w:rPr>
          <w:rFonts w:ascii="SimSun" w:eastAsia="SimSun" w:hAnsi="SimSun" w:hint="eastAsia"/>
        </w:rPr>
        <w:t>齒輪產生一個扭矩，該扭矩傳遞到以</w:t>
      </w:r>
      <w:r w:rsidR="00C6178E" w:rsidRPr="007058D0">
        <w:rPr>
          <w:rFonts w:ascii="Times New Roman" w:eastAsia="SimSun" w:hAnsi="Times New Roman" w:cs="Times New Roman"/>
          <w:i/>
        </w:rPr>
        <w:t>O</w:t>
      </w:r>
      <w:r w:rsidR="00C6178E">
        <w:rPr>
          <w:rFonts w:ascii="SimSun" w:eastAsia="SimSun" w:hAnsi="SimSun"/>
          <w:vertAlign w:val="subscript"/>
        </w:rPr>
        <w:t>2</w:t>
      </w:r>
      <w:r w:rsidR="00C6178E">
        <w:rPr>
          <w:rFonts w:ascii="SimSun" w:eastAsia="SimSun" w:hAnsi="SimSun"/>
        </w:rPr>
        <w:t>為中心的齒輪</w:t>
      </w:r>
      <w:r w:rsidR="00C6178E">
        <w:rPr>
          <w:rFonts w:ascii="SimSun" w:eastAsia="SimSun" w:hAnsi="SimSun" w:hint="eastAsia"/>
        </w:rPr>
        <w:t>，增加了下4連桿機構的負載。</w:t>
      </w:r>
    </w:p>
    <w:p w14:paraId="31135C72" w14:textId="77777777" w:rsidR="00E0695A" w:rsidRDefault="00E0695A" w:rsidP="00E0695A"/>
    <w:p w14:paraId="4ECE472C" w14:textId="77777777" w:rsidR="00E0695A" w:rsidRPr="00E72784" w:rsidRDefault="00E0695A" w:rsidP="00E0695A"/>
    <w:p w14:paraId="5A8D40F1" w14:textId="033FD9A3" w:rsidR="00E0695A" w:rsidRPr="007872AA" w:rsidRDefault="00E0695A" w:rsidP="00E0695A">
      <w:pPr>
        <w:rPr>
          <w:rStyle w:val="SubtleEmphasis"/>
          <w:lang w:eastAsia="zh-CN"/>
        </w:rPr>
      </w:pPr>
      <w:r>
        <w:rPr>
          <w:noProof/>
        </w:rPr>
        <w:drawing>
          <wp:inline distT="0" distB="0" distL="0" distR="0" wp14:anchorId="6D8C0A3D" wp14:editId="2A6DA0B5">
            <wp:extent cx="2486526" cy="3863912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754" cy="39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   </w:t>
      </w:r>
      <w:del w:id="34" w:author="SU FONG" w:date="2020-09-16T21:36:00Z">
        <w:r w:rsidDel="00387543">
          <w:rPr>
            <w:noProof/>
          </w:rPr>
          <w:drawing>
            <wp:inline distT="0" distB="0" distL="0" distR="0" wp14:anchorId="13BD5E9C" wp14:editId="438CF0E5">
              <wp:extent cx="1287273" cy="2461067"/>
              <wp:effectExtent l="0" t="0" r="8255" b="0"/>
              <wp:docPr id="1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5885" cy="24775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5" w:author="SU FONG" w:date="2020-09-16T21:35:00Z">
        <w:r w:rsidR="00387543">
          <w:rPr>
            <w:i/>
            <w:iCs/>
            <w:noProof/>
            <w:color w:val="404040" w:themeColor="text1" w:themeTint="BF"/>
            <w:lang w:eastAsia="zh-CN"/>
          </w:rPr>
          <w:drawing>
            <wp:inline distT="0" distB="0" distL="0" distR="0" wp14:anchorId="4CC1F1A7" wp14:editId="00C81207">
              <wp:extent cx="2634416" cy="3850920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Picture 22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22898" cy="3980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015535" w14:textId="77777777" w:rsidR="00E0695A" w:rsidRDefault="00E0695A" w:rsidP="00086666">
      <w:pPr>
        <w:rPr>
          <w:rFonts w:ascii="SimSun" w:hAnsi="SimSun"/>
        </w:rPr>
      </w:pPr>
    </w:p>
    <w:p w14:paraId="662ED587" w14:textId="77777777" w:rsidR="00E0695A" w:rsidRDefault="00177786">
      <w:pPr>
        <w:pStyle w:val="Heading1"/>
        <w:rPr>
          <w:rFonts w:eastAsia="SimSun"/>
        </w:rPr>
        <w:pPrChange w:id="36" w:author="SU FONG" w:date="2020-09-16T20:55:00Z">
          <w:pPr>
            <w:pStyle w:val="Heading1"/>
            <w:ind w:left="357" w:hanging="357"/>
          </w:pPr>
        </w:pPrChange>
      </w:pPr>
      <w:r w:rsidRPr="00177786">
        <w:lastRenderedPageBreak/>
        <w:t>桿長結構確定</w:t>
      </w:r>
    </w:p>
    <w:p w14:paraId="2DC27EE0" w14:textId="77777777" w:rsidR="00761F5B" w:rsidRDefault="00761F5B" w:rsidP="00761F5B">
      <w:pPr>
        <w:rPr>
          <w:rFonts w:eastAsia="SimSun"/>
        </w:rPr>
      </w:pPr>
      <w:r>
        <w:rPr>
          <w:noProof/>
        </w:rPr>
        <w:drawing>
          <wp:inline distT="0" distB="0" distL="0" distR="0" wp14:anchorId="43CA2380" wp14:editId="3CC0C183">
            <wp:extent cx="1548666" cy="238304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7368" cy="24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F21">
        <w:t xml:space="preserve">    </w:t>
      </w:r>
      <w:r w:rsidR="006A2E7A">
        <w:rPr>
          <w:noProof/>
        </w:rPr>
        <w:object w:dxaOrig="10054" w:dyaOrig="8746" w14:anchorId="3E73C3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75.7pt;height:156.1pt;mso-width-percent:0;mso-height-percent:0;mso-width-percent:0;mso-height-percent:0" o:ole="">
            <v:imagedata r:id="rId13" o:title=""/>
          </v:shape>
          <o:OLEObject Type="Embed" ProgID="CorelDraw.Graphic.16" ShapeID="_x0000_i1025" DrawAspect="Content" ObjectID="_1661859526" r:id="rId14"/>
        </w:object>
      </w:r>
    </w:p>
    <w:p w14:paraId="198A2142" w14:textId="77777777" w:rsidR="00761F5B" w:rsidRPr="00761F5B" w:rsidRDefault="00761F5B" w:rsidP="00761F5B">
      <w:pPr>
        <w:rPr>
          <w:rFonts w:eastAsia="SimSun"/>
        </w:rPr>
      </w:pPr>
    </w:p>
    <w:p w14:paraId="632A9832" w14:textId="58C9BD3D" w:rsidR="001818D0" w:rsidRDefault="00841D0E" w:rsidP="00177786">
      <w:r>
        <w:rPr>
          <w:noProof/>
        </w:rPr>
        <w:drawing>
          <wp:anchor distT="0" distB="0" distL="114300" distR="114300" simplePos="0" relativeHeight="251667456" behindDoc="0" locked="0" layoutInCell="1" allowOverlap="1" wp14:anchorId="02C676B3" wp14:editId="697C7BFA">
            <wp:simplePos x="0" y="0"/>
            <wp:positionH relativeFrom="column">
              <wp:posOffset>3895090</wp:posOffset>
            </wp:positionH>
            <wp:positionV relativeFrom="paragraph">
              <wp:posOffset>394970</wp:posOffset>
            </wp:positionV>
            <wp:extent cx="2865120" cy="2088515"/>
            <wp:effectExtent l="7302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44"/>
                    <a:stretch/>
                  </pic:blipFill>
                  <pic:spPr bwMode="auto">
                    <a:xfrm rot="5400000">
                      <a:off x="0" y="0"/>
                      <a:ext cx="2865120" cy="20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86E">
        <w:rPr>
          <w:rFonts w:eastAsia="SimSun"/>
        </w:rPr>
        <w:t>由於</w:t>
      </w:r>
      <w:r w:rsidR="00937878">
        <w:rPr>
          <w:rFonts w:eastAsia="SimSun"/>
        </w:rPr>
        <w:t>整個</w:t>
      </w:r>
      <w:r w:rsidR="0064186E">
        <w:rPr>
          <w:rFonts w:eastAsia="SimSun"/>
        </w:rPr>
        <w:t>機器人</w:t>
      </w:r>
      <w:r w:rsidR="00937878">
        <w:rPr>
          <w:rFonts w:eastAsia="SimSun"/>
        </w:rPr>
        <w:t>採用擬人的關節設計</w:t>
      </w:r>
      <w:r w:rsidR="00937878">
        <w:rPr>
          <w:rFonts w:eastAsia="SimSun" w:hint="eastAsia"/>
        </w:rPr>
        <w:t>，</w:t>
      </w:r>
      <w:r w:rsidR="001818D0">
        <w:rPr>
          <w:rFonts w:eastAsia="SimSun" w:hint="eastAsia"/>
        </w:rPr>
        <w:t>其通過性，對飛機檢查的便利性都有較大優勢，</w:t>
      </w:r>
      <w:r w:rsidR="00A21D14">
        <w:rPr>
          <w:rFonts w:eastAsia="SimSun" w:hint="eastAsia"/>
        </w:rPr>
        <w:t>因此</w:t>
      </w:r>
      <w:r w:rsidR="009B442B">
        <w:rPr>
          <w:rFonts w:eastAsia="SimSun" w:hint="eastAsia"/>
        </w:rPr>
        <w:t>根據實際</w:t>
      </w:r>
      <w:r w:rsidR="00A4453D">
        <w:rPr>
          <w:rFonts w:eastAsia="SimSun" w:hint="eastAsia"/>
        </w:rPr>
        <w:t>所需的高度</w:t>
      </w:r>
      <w:r w:rsidR="00A21D14">
        <w:rPr>
          <w:rFonts w:eastAsia="SimSun" w:hint="eastAsia"/>
        </w:rPr>
        <w:t>確定各個關鍵桿件</w:t>
      </w:r>
      <w:r w:rsidR="00A46BA0">
        <w:rPr>
          <w:rFonts w:eastAsia="SimSun" w:hint="eastAsia"/>
        </w:rPr>
        <w:t>的長度，</w:t>
      </w:r>
      <w:r w:rsidR="004A4D90">
        <w:rPr>
          <w:rFonts w:eastAsia="SimSun" w:hint="eastAsia"/>
        </w:rPr>
        <w:t>有利于進行靜力學，運動學和動力學分析。</w:t>
      </w:r>
    </w:p>
    <w:p w14:paraId="741DB158" w14:textId="59C9B314" w:rsidR="001E6E8B" w:rsidRDefault="00D17E7E" w:rsidP="00177786">
      <w:pPr>
        <w:rPr>
          <w:rFonts w:eastAsia="SimSun"/>
          <w:lang w:eastAsia="zh-CN"/>
        </w:rPr>
      </w:pPr>
      <w:r>
        <w:rPr>
          <w:lang w:eastAsia="zh-CN"/>
        </w:rPr>
        <w:t>结合人体工学以及机构设计原理</w:t>
      </w:r>
      <w:r>
        <w:rPr>
          <w:rFonts w:ascii="SimSun" w:eastAsia="SimSun" w:hAnsi="SimSun" w:hint="eastAsia"/>
          <w:lang w:eastAsia="zh-CN"/>
        </w:rPr>
        <w:t>，</w:t>
      </w:r>
      <w:r w:rsidR="008202D8">
        <w:rPr>
          <w:lang w:eastAsia="zh-CN"/>
        </w:rPr>
        <w:t>设计杆件的尺寸如下</w:t>
      </w:r>
      <w:r w:rsidR="008202D8">
        <w:rPr>
          <w:rFonts w:ascii="SimSun" w:eastAsia="SimSun" w:hAnsi="SimSun" w:hint="eastAsia"/>
          <w:lang w:eastAsia="zh-CN"/>
        </w:rPr>
        <w:t>：</w:t>
      </w:r>
    </w:p>
    <w:p w14:paraId="32296E7C" w14:textId="50D6BAD1" w:rsidR="00AE634E" w:rsidRPr="00011AF9" w:rsidRDefault="00AE634E" w:rsidP="0017778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 </w:t>
      </w:r>
    </w:p>
    <w:tbl>
      <w:tblPr>
        <w:tblW w:w="453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260"/>
        <w:gridCol w:w="1120"/>
        <w:gridCol w:w="580"/>
        <w:gridCol w:w="495"/>
      </w:tblGrid>
      <w:tr w:rsidR="00AE634E" w:rsidRPr="00AE634E" w14:paraId="728BC694" w14:textId="77777777" w:rsidTr="00A86BDA">
        <w:trPr>
          <w:trHeight w:val="6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06C13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L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F1DB9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L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 xml:space="preserve">2 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(O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2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2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)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br/>
              <w:t>彈簧節點1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40FC2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L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 xml:space="preserve">3 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 xml:space="preserve"> (O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1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1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)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br/>
              <w:t>彈簧節點2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D5F3E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2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M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1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br/>
              <w:t>O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1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O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2</w:t>
            </w:r>
          </w:p>
        </w:tc>
        <w:tc>
          <w:tcPr>
            <w:tcW w:w="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A7B9839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1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M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1</w:t>
            </w:r>
          </w:p>
        </w:tc>
      </w:tr>
      <w:tr w:rsidR="00AE634E" w:rsidRPr="00AE634E" w14:paraId="71CF0FE1" w14:textId="77777777" w:rsidTr="00A86BDA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E0FFA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762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7DF89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74C07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560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CB0C3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254</w:t>
            </w: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660B5E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60</w:t>
            </w:r>
          </w:p>
        </w:tc>
      </w:tr>
      <w:tr w:rsidR="00AE634E" w:rsidRPr="00AE634E" w14:paraId="58A9CFF1" w14:textId="77777777" w:rsidTr="00A86BDA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118F6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75056" w14:textId="77777777" w:rsidR="00AE634E" w:rsidRPr="00AE634E" w:rsidRDefault="00AE634E" w:rsidP="00AE634E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1CB36" w14:textId="77777777" w:rsidR="00AE634E" w:rsidRPr="00AE634E" w:rsidRDefault="00AE634E" w:rsidP="00AE634E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D9389" w14:textId="77777777" w:rsidR="00AE634E" w:rsidRPr="00AE634E" w:rsidRDefault="00AE634E" w:rsidP="00AE634E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1BC19" w14:textId="77777777" w:rsidR="00AE634E" w:rsidRPr="00AE634E" w:rsidRDefault="00AE634E" w:rsidP="00AE634E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E634E" w:rsidRPr="00AE634E" w14:paraId="3E56D7EA" w14:textId="77777777" w:rsidTr="00A86BDA">
        <w:trPr>
          <w:trHeight w:val="6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B279F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L4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BB4C9" w14:textId="0313DBF3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L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 xml:space="preserve">5 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(O</w:t>
            </w:r>
            <w:r w:rsidR="00867404">
              <w:rPr>
                <w:rFonts w:ascii="PMingLiU" w:eastAsia="PMingLiU" w:hAnsi="PMingLiU" w:cs="PMingLiU"/>
                <w:color w:val="000000"/>
                <w:kern w:val="0"/>
                <w:sz w:val="12"/>
                <w:szCs w:val="12"/>
              </w:rPr>
              <w:t>3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="00867404">
              <w:rPr>
                <w:rFonts w:ascii="PMingLiU" w:eastAsia="PMingLiU" w:hAnsi="PMingLiU" w:cs="PMingLiU"/>
                <w:color w:val="000000"/>
                <w:kern w:val="0"/>
                <w:sz w:val="12"/>
                <w:szCs w:val="12"/>
              </w:rPr>
              <w:t>3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)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br/>
              <w:t>彈簧節點1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35B6F" w14:textId="53600732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L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6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 xml:space="preserve"> (O</w:t>
            </w:r>
            <w:r w:rsidR="00867404">
              <w:rPr>
                <w:rFonts w:ascii="PMingLiU" w:eastAsia="PMingLiU" w:hAnsi="PMingLiU" w:cs="PMingLiU"/>
                <w:color w:val="000000"/>
                <w:kern w:val="0"/>
                <w:sz w:val="12"/>
                <w:szCs w:val="12"/>
              </w:rPr>
              <w:t>4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="00867404">
              <w:rPr>
                <w:rFonts w:ascii="PMingLiU" w:eastAsia="PMingLiU" w:hAnsi="PMingLiU" w:cs="PMingLiU"/>
                <w:color w:val="000000"/>
                <w:kern w:val="0"/>
                <w:sz w:val="12"/>
                <w:szCs w:val="12"/>
              </w:rPr>
              <w:t>4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)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br/>
              <w:t>彈簧節點2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B7980D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4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M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2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br/>
              <w:t>O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3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O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4</w:t>
            </w:r>
          </w:p>
        </w:tc>
        <w:tc>
          <w:tcPr>
            <w:tcW w:w="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5105C4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P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3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M</w:t>
            </w: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 w:val="12"/>
                <w:szCs w:val="12"/>
              </w:rPr>
              <w:t>2</w:t>
            </w:r>
          </w:p>
        </w:tc>
      </w:tr>
      <w:tr w:rsidR="00AE634E" w:rsidRPr="00AE634E" w14:paraId="50F8CBFD" w14:textId="77777777" w:rsidTr="00A86BDA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61030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647.7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D5A9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C6E2A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6FB1CD3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254</w:t>
            </w: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A8D7CC7" w14:textId="77777777" w:rsidR="00AE634E" w:rsidRPr="00AE634E" w:rsidRDefault="00AE634E" w:rsidP="00AE634E">
            <w:pPr>
              <w:widowControl/>
              <w:jc w:val="center"/>
              <w:rPr>
                <w:rFonts w:ascii="PMingLiU" w:eastAsia="PMingLiU" w:hAnsi="PMingLiU" w:cs="PMingLiU"/>
                <w:color w:val="000000"/>
                <w:kern w:val="0"/>
                <w:szCs w:val="24"/>
              </w:rPr>
            </w:pPr>
            <w:r w:rsidRPr="00AE634E">
              <w:rPr>
                <w:rFonts w:ascii="PMingLiU" w:eastAsia="PMingLiU" w:hAnsi="PMingLiU" w:cs="PMingLiU" w:hint="eastAsia"/>
                <w:color w:val="000000"/>
                <w:kern w:val="0"/>
                <w:szCs w:val="24"/>
              </w:rPr>
              <w:t>50</w:t>
            </w:r>
          </w:p>
        </w:tc>
      </w:tr>
    </w:tbl>
    <w:p w14:paraId="73B67FC0" w14:textId="2BC61900" w:rsidR="00DC6F7C" w:rsidRPr="00C63CC8" w:rsidRDefault="00DC6F7C" w:rsidP="00177786">
      <w:pPr>
        <w:rPr>
          <w:rFonts w:eastAsia="SimSun"/>
          <w:lang w:eastAsia="zh-CN"/>
        </w:rPr>
      </w:pPr>
    </w:p>
    <w:p w14:paraId="3B4FD698" w14:textId="06ACCECD" w:rsidR="00177786" w:rsidRPr="00937878" w:rsidRDefault="00937878" w:rsidP="00177786">
      <w:pPr>
        <w:rPr>
          <w:lang w:eastAsia="zh-CN"/>
        </w:rPr>
      </w:pPr>
      <w:r>
        <w:rPr>
          <w:rFonts w:eastAsia="SimSun"/>
          <w:lang w:eastAsia="zh-CN"/>
        </w:rPr>
        <w:t>尤其是</w:t>
      </w:r>
      <w:r w:rsidR="001818D0">
        <w:rPr>
          <w:rFonts w:eastAsia="SimSun"/>
          <w:lang w:eastAsia="zh-CN"/>
        </w:rPr>
        <w:t>升高的</w:t>
      </w:r>
      <w:r w:rsidR="003A75B5">
        <w:rPr>
          <w:rFonts w:eastAsia="SimSun"/>
          <w:lang w:eastAsia="zh-CN"/>
        </w:rPr>
        <w:t>时候</w:t>
      </w:r>
      <w:r w:rsidR="003E1220">
        <w:rPr>
          <w:rFonts w:ascii="SimSun" w:eastAsia="SimSun" w:hAnsi="SimSun" w:hint="eastAsia"/>
          <w:lang w:eastAsia="zh-CN"/>
        </w:rPr>
        <w:t>，</w:t>
      </w:r>
      <w:r w:rsidR="0064186E">
        <w:rPr>
          <w:rFonts w:eastAsia="SimSun"/>
          <w:lang w:eastAsia="zh-CN"/>
        </w:rPr>
        <w:t>基本和人同高</w:t>
      </w:r>
      <w:r w:rsidR="001F0E01">
        <w:rPr>
          <w:rFonts w:eastAsia="SimSun"/>
          <w:lang w:eastAsia="zh-CN"/>
        </w:rPr>
        <w:t>或者略高</w:t>
      </w:r>
      <w:r w:rsidR="0064186E">
        <w:rPr>
          <w:rFonts w:eastAsia="SimSun" w:hint="eastAsia"/>
          <w:lang w:eastAsia="zh-CN"/>
        </w:rPr>
        <w:t>，</w:t>
      </w:r>
      <w:r w:rsidR="001F0E01">
        <w:rPr>
          <w:rFonts w:eastAsia="SimSun" w:hint="eastAsia"/>
          <w:lang w:eastAsia="zh-CN"/>
        </w:rPr>
        <w:t>有更为优势的检查角度。</w:t>
      </w:r>
    </w:p>
    <w:p w14:paraId="00E86A27" w14:textId="1152BDE6" w:rsidR="00177786" w:rsidRDefault="00177786" w:rsidP="00177786">
      <w:pPr>
        <w:rPr>
          <w:rFonts w:eastAsia="SimSun"/>
          <w:lang w:eastAsia="zh-CN"/>
        </w:rPr>
      </w:pPr>
    </w:p>
    <w:p w14:paraId="6F3D00FA" w14:textId="77777777" w:rsidR="00AB3217" w:rsidRDefault="00DA50B0" w:rsidP="00177786">
      <w:pPr>
        <w:rPr>
          <w:rFonts w:eastAsia="SimSun"/>
        </w:rPr>
      </w:pPr>
      <w:r>
        <w:rPr>
          <w:rFonts w:eastAsia="SimSun"/>
        </w:rPr>
        <w:t>該機構的優點是</w:t>
      </w:r>
      <w:r>
        <w:rPr>
          <w:rFonts w:eastAsia="SimSun" w:hint="eastAsia"/>
        </w:rPr>
        <w:t>：</w:t>
      </w:r>
      <w:r w:rsidR="00AB3217">
        <w:rPr>
          <w:rFonts w:eastAsia="SimSun"/>
        </w:rPr>
        <w:t>升降迅速</w:t>
      </w:r>
    </w:p>
    <w:p w14:paraId="125B7A79" w14:textId="77777777" w:rsidR="00123CD3" w:rsidRPr="00AB3217" w:rsidRDefault="00123CD3" w:rsidP="00177786">
      <w:pPr>
        <w:rPr>
          <w:rFonts w:eastAsia="SimSun"/>
        </w:rPr>
      </w:pPr>
    </w:p>
    <w:p w14:paraId="5A763884" w14:textId="77777777" w:rsidR="004E4060" w:rsidRPr="006724D4" w:rsidRDefault="004E4060" w:rsidP="00390290">
      <w:pPr>
        <w:pStyle w:val="Heading1"/>
        <w:rPr>
          <w:rFonts w:eastAsia="SimSun"/>
        </w:rPr>
      </w:pPr>
      <w:r>
        <w:rPr>
          <w:rFonts w:hint="eastAsia"/>
        </w:rPr>
        <w:t>彈簧伸長長度</w:t>
      </w:r>
    </w:p>
    <w:p w14:paraId="04630184" w14:textId="77777777" w:rsidR="001D30E7" w:rsidRPr="00F84CFB" w:rsidRDefault="00F84CFB" w:rsidP="00390290">
      <w:pPr>
        <w:pStyle w:val="Heading2"/>
      </w:pPr>
      <w:r>
        <w:rPr>
          <w:rFonts w:hint="eastAsia"/>
        </w:rPr>
        <w:t>上部气弹簧长度</w:t>
      </w:r>
      <w:r w:rsidRPr="00133430">
        <w:rPr>
          <w:rFonts w:ascii="SimSun" w:hAnsi="SimSun"/>
          <w:i/>
        </w:rPr>
        <w:t>P</w:t>
      </w:r>
      <w:r w:rsidRPr="00B83A39">
        <w:rPr>
          <w:rFonts w:ascii="SimSun" w:hAnsi="SimSun"/>
          <w:vertAlign w:val="subscript"/>
        </w:rPr>
        <w:t>1</w:t>
      </w:r>
      <w:r w:rsidRPr="00133430">
        <w:rPr>
          <w:rFonts w:ascii="SimSun" w:hAnsi="SimSun"/>
          <w:i/>
        </w:rPr>
        <w:t>P</w:t>
      </w:r>
      <w:r>
        <w:rPr>
          <w:rFonts w:ascii="SimSun" w:hAnsi="SimSun"/>
          <w:vertAlign w:val="subscript"/>
        </w:rPr>
        <w:t>2</w:t>
      </w:r>
    </w:p>
    <w:p w14:paraId="653DC518" w14:textId="77777777" w:rsidR="004E4060" w:rsidRPr="00C704D8" w:rsidRDefault="004E4060" w:rsidP="004E4060">
      <w:pPr>
        <w:rPr>
          <w:rFonts w:ascii="SimSun" w:hAnsi="SimSun"/>
        </w:rPr>
      </w:pPr>
      <w:r>
        <w:rPr>
          <w:rFonts w:ascii="SimSun" w:eastAsia="SimSun" w:hAnsi="SimSun"/>
        </w:rPr>
        <w:t>利用餘弦定理求出</w:t>
      </w:r>
      <w:r w:rsidRPr="00D0147B">
        <w:rPr>
          <w:rFonts w:ascii="SimSun" w:eastAsia="SimSun" w:hAnsi="SimSun"/>
          <w:i/>
        </w:rPr>
        <w:t>P</w:t>
      </w:r>
      <w:r w:rsidRPr="00B83A39">
        <w:rPr>
          <w:rFonts w:ascii="SimSun" w:eastAsia="SimSun" w:hAnsi="SimSun"/>
          <w:vertAlign w:val="subscript"/>
        </w:rPr>
        <w:t>1</w:t>
      </w:r>
      <w:r w:rsidRPr="00D0147B">
        <w:rPr>
          <w:rFonts w:ascii="SimSun" w:eastAsia="SimSun" w:hAnsi="SimSun"/>
          <w:i/>
        </w:rPr>
        <w:t>P</w:t>
      </w:r>
      <w:r>
        <w:rPr>
          <w:rFonts w:ascii="SimSun" w:eastAsia="SimSun" w:hAnsi="SimSun"/>
          <w:vertAlign w:val="subscript"/>
        </w:rPr>
        <w:t>2</w:t>
      </w:r>
      <w:r>
        <w:rPr>
          <w:rFonts w:ascii="SimSun" w:eastAsia="SimSun" w:hAnsi="SimSun" w:hint="eastAsia"/>
        </w:rPr>
        <w:t>，</w:t>
      </w:r>
      <w:r>
        <w:rPr>
          <w:rFonts w:ascii="SimSun" w:eastAsia="SimSun" w:hAnsi="SimSun"/>
        </w:rPr>
        <w:t>理論上這是氣動彈簧的長度</w:t>
      </w:r>
    </w:p>
    <w:p w14:paraId="0DBF2701" w14:textId="7957791C" w:rsidR="004E4060" w:rsidRDefault="009A4F0C" w:rsidP="000F4AF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'</m:t>
                          </m:r>
                        </m:sup>
                      </m:sSubSup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'</m:t>
                          </m:r>
                        </m:sup>
                      </m:sSubSup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-</m:t>
          </m:r>
          <m:r>
            <w:rPr>
              <w:rFonts w:ascii="Cambria Math"/>
            </w:rPr>
            <m:t>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90</m:t>
                  </m:r>
                  <m:r>
                    <w:rPr>
                      <w:rFonts w:ascii="Cambria Math"/>
                    </w:rPr>
                    <m:t>°-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</m:oMath>
      </m:oMathPara>
    </w:p>
    <w:p w14:paraId="7947F972" w14:textId="07F2E15B" w:rsidR="004E4060" w:rsidRDefault="004E4060" w:rsidP="000F4AFA">
      <w:r>
        <w:rPr>
          <w:rFonts w:eastAsia="SimSun" w:hint="eastAsia"/>
          <w:lang w:eastAsia="zh-CN"/>
        </w:rPr>
        <w:t>其中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e>
        </m:ba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hAnsi="Cambria Math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</m:oMath>
      <w:r>
        <w:t xml:space="preserve"> </w:t>
      </w:r>
      <w:r>
        <w:rPr>
          <w:rFonts w:eastAsia="SimSun" w:hint="eastAsia"/>
          <w:lang w:eastAsia="zh-CN"/>
        </w:rPr>
        <w:t>，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</m:e>
        </m:bar>
        <m:r>
          <w:rPr>
            <w:rFonts w:asci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e>
        </m:bar>
      </m:oMath>
    </w:p>
    <w:p w14:paraId="0BBC1E7A" w14:textId="1AE22D62" w:rsidR="00A7668A" w:rsidRPr="00832A19" w:rsidRDefault="00A7668A" w:rsidP="005D6370">
      <w:pPr>
        <w:pStyle w:val="ListParagraph"/>
        <w:numPr>
          <w:ilvl w:val="0"/>
          <w:numId w:val="13"/>
        </w:numPr>
        <w:ind w:firstLineChars="0"/>
      </w:pPr>
      <w:r w:rsidRPr="005D6370">
        <w:rPr>
          <w:rFonts w:ascii="SimSun" w:eastAsia="SimSun" w:hAnsi="SimSun" w:hint="eastAsia"/>
        </w:rPr>
        <w:t>當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eastAsia="SimSun" w:hAnsi="Cambria Math"/>
          </w:rPr>
          <m:t>&gt;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</m:oMath>
      <w:r w:rsidR="0038345B" w:rsidRPr="005D6370">
        <w:rPr>
          <w:rFonts w:ascii="SimSun" w:eastAsia="SimSun" w:hAnsi="SimSun" w:hint="eastAsia"/>
        </w:rPr>
        <w:t xml:space="preserve"> 時，就是說</w:t>
      </w:r>
      <w:r w:rsidR="00D00B24" w:rsidRPr="005D6370">
        <w:rPr>
          <w:rFonts w:ascii="SimSun" w:eastAsia="SimSun" w:hAnsi="SimSun" w:hint="eastAsia"/>
        </w:rPr>
        <w:t>橡皮筋的力是為了支撐整個機構</w:t>
      </w:r>
      <w:r w:rsidR="00832A19">
        <w:rPr>
          <w:rFonts w:ascii="SimSun" w:eastAsia="SimSun" w:hAnsi="SimSun" w:hint="eastAsia"/>
        </w:rPr>
        <w:t>，用以上公式計算</w:t>
      </w:r>
    </w:p>
    <w:p w14:paraId="74C88B84" w14:textId="1F1614CD" w:rsidR="00BF29F6" w:rsidRPr="00832A19" w:rsidRDefault="00BF29F6" w:rsidP="00BF29F6">
      <w:pPr>
        <w:pStyle w:val="ListParagraph"/>
        <w:numPr>
          <w:ilvl w:val="0"/>
          <w:numId w:val="13"/>
        </w:numPr>
        <w:ind w:firstLineChars="0"/>
      </w:pPr>
      <w:r w:rsidRPr="005D6370">
        <w:rPr>
          <w:rFonts w:ascii="SimSun" w:eastAsia="SimSun" w:hAnsi="SimSun" w:hint="eastAsia"/>
        </w:rPr>
        <w:lastRenderedPageBreak/>
        <w:t>當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eastAsia="SimSun" w:hAnsi="Cambria Math"/>
          </w:rPr>
          <m:t>&lt;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</m:oMath>
      <w:r w:rsidRPr="005D6370">
        <w:rPr>
          <w:rFonts w:ascii="SimSun" w:eastAsia="SimSun" w:hAnsi="SimSun" w:hint="eastAsia"/>
        </w:rPr>
        <w:t xml:space="preserve"> 時，就是說橡皮筋的力是為了</w:t>
      </w:r>
      <w:r w:rsidR="00EF4CD4">
        <w:rPr>
          <w:rFonts w:ascii="SimSun" w:eastAsia="SimSun" w:hAnsi="SimSun" w:hint="eastAsia"/>
        </w:rPr>
        <w:t>讓整個機構下壓</w:t>
      </w:r>
    </w:p>
    <w:p w14:paraId="0755F76E" w14:textId="2D2728D3" w:rsidR="00832A19" w:rsidRDefault="00B64429" w:rsidP="00441D75">
      <w:pPr>
        <w:rPr>
          <w:rFonts w:eastAsia="SimSun"/>
          <w:lang w:eastAsia="zh-CN"/>
        </w:rPr>
      </w:pPr>
      <w:r>
        <w:rPr>
          <w:rFonts w:eastAsia="SimSun" w:hint="eastAsia"/>
        </w:rPr>
        <w:t xml:space="preserve"> </w:t>
      </w:r>
      <w:r>
        <w:rPr>
          <w:rFonts w:eastAsia="SimSun"/>
        </w:rPr>
        <w:t xml:space="preserve"> </w:t>
      </w:r>
      <w:r w:rsidR="003B4FB4">
        <w:rPr>
          <w:noProof/>
        </w:rPr>
        <w:drawing>
          <wp:inline distT="0" distB="0" distL="0" distR="0" wp14:anchorId="4BC3E4BF" wp14:editId="2CAD5196">
            <wp:extent cx="3439426" cy="2334577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9216" cy="234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E212" w14:textId="19AF8F91" w:rsidR="00E15D2F" w:rsidRDefault="00E15D2F" w:rsidP="00E15D2F">
      <w:pPr>
        <w:rPr>
          <w:rFonts w:ascii="SimSun" w:hAnsi="SimSun"/>
          <w:color w:val="FF0000"/>
        </w:rPr>
      </w:pPr>
      <w:r w:rsidRPr="00E15D2F">
        <w:rPr>
          <w:rFonts w:eastAsia="SimSun" w:hint="eastAsia"/>
        </w:rPr>
        <w:t>如果橡皮筋斜度方向相反，正確的公式</w:t>
      </w:r>
      <w:r w:rsidR="006061BA">
        <w:rPr>
          <w:rFonts w:eastAsia="SimSun" w:hint="eastAsia"/>
        </w:rPr>
        <w:t>(</w:t>
      </w:r>
      <w:r w:rsidRPr="00E15D2F">
        <w:rPr>
          <w:rFonts w:eastAsia="SimSun" w:hint="eastAsia"/>
        </w:rPr>
        <w:t>如上</w:t>
      </w:r>
      <w:r w:rsidR="009F29FA">
        <w:rPr>
          <w:rFonts w:eastAsia="SimSun" w:hint="eastAsia"/>
        </w:rPr>
        <w:t>第一條</w:t>
      </w:r>
      <w:r w:rsidR="006061BA">
        <w:rPr>
          <w:rFonts w:eastAsia="SimSun" w:hint="eastAsia"/>
        </w:rPr>
        <w:t>)</w:t>
      </w:r>
      <w:r w:rsidR="006061BA">
        <w:rPr>
          <w:rFonts w:eastAsia="SimSun" w:hint="eastAsia"/>
        </w:rPr>
        <w:t>，</w:t>
      </w:r>
      <w:r w:rsidRPr="00E15D2F">
        <w:rPr>
          <w:rFonts w:eastAsia="SimSun" w:hint="eastAsia"/>
        </w:rPr>
        <w:t>如果我們不改公式，依然按照之前</w:t>
      </w:r>
      <w:r w:rsidR="006061BA">
        <w:rPr>
          <w:rFonts w:eastAsia="SimSun" w:hint="eastAsia"/>
        </w:rPr>
        <w:t>的推導公式</w:t>
      </w:r>
      <w:r w:rsidR="006061BA">
        <w:rPr>
          <w:rFonts w:eastAsia="SimSun" w:hint="eastAsia"/>
        </w:rPr>
        <w:t>(</w:t>
      </w:r>
      <w:r w:rsidR="006061BA">
        <w:rPr>
          <w:rFonts w:eastAsia="SimSun" w:hint="eastAsia"/>
        </w:rPr>
        <w:t>如上第二條</w:t>
      </w:r>
      <w:r w:rsidR="006061BA">
        <w:rPr>
          <w:rFonts w:eastAsia="SimSun" w:hint="eastAsia"/>
        </w:rPr>
        <w:t>)</w:t>
      </w:r>
      <w:r w:rsidR="00D34A18">
        <w:rPr>
          <w:rFonts w:eastAsia="SimSun" w:hint="eastAsia"/>
        </w:rPr>
        <w:t>。發現</w:t>
      </w:r>
      <w:r w:rsidR="00C071E9">
        <w:rPr>
          <w:rFonts w:eastAsia="SimSun" w:hint="eastAsia"/>
        </w:rPr>
        <w:t>cos</w:t>
      </w:r>
      <w:r w:rsidR="00C071E9">
        <w:rPr>
          <w:rFonts w:eastAsia="SimSun" w:hint="eastAsia"/>
        </w:rPr>
        <w:t>變號後變成負，但是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e>
        </m:ba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w:rPr>
            <w:rFonts w:ascii="Cambria Math" w:hAnsi="Cambria Math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</m:oMath>
      <w:r w:rsidR="00C071E9">
        <w:rPr>
          <w:rFonts w:eastAsia="SimSun" w:hint="eastAsia"/>
        </w:rPr>
        <w:t xml:space="preserve"> </w:t>
      </w:r>
      <w:r w:rsidR="00C071E9">
        <w:rPr>
          <w:rFonts w:eastAsia="SimSun" w:hint="eastAsia"/>
        </w:rPr>
        <w:t>計算時也會變成負，所以正好抵消。</w:t>
      </w:r>
      <w:r w:rsidR="00C071E9" w:rsidRPr="00581E44">
        <w:rPr>
          <w:rFonts w:eastAsia="SimSun" w:hint="eastAsia"/>
          <w:color w:val="FF0000"/>
        </w:rPr>
        <w:t>所以</w:t>
      </w:r>
      <w:r w:rsidR="00AD055A" w:rsidRPr="00581E44">
        <w:rPr>
          <w:rFonts w:ascii="SimSun" w:eastAsia="SimSun" w:hAnsi="SimSun"/>
          <w:i/>
          <w:color w:val="FF0000"/>
        </w:rPr>
        <w:t>P</w:t>
      </w:r>
      <w:r w:rsidR="00AD055A" w:rsidRPr="00581E44">
        <w:rPr>
          <w:rFonts w:ascii="SimSun" w:eastAsia="SimSun" w:hAnsi="SimSun"/>
          <w:color w:val="FF0000"/>
          <w:vertAlign w:val="subscript"/>
        </w:rPr>
        <w:t>1</w:t>
      </w:r>
      <w:r w:rsidR="00AD055A" w:rsidRPr="00581E44">
        <w:rPr>
          <w:rFonts w:ascii="SimSun" w:eastAsia="SimSun" w:hAnsi="SimSun"/>
          <w:i/>
          <w:color w:val="FF0000"/>
        </w:rPr>
        <w:t>P</w:t>
      </w:r>
      <w:r w:rsidR="00AD055A" w:rsidRPr="00581E44">
        <w:rPr>
          <w:rFonts w:ascii="SimSun" w:eastAsia="SimSun" w:hAnsi="SimSun"/>
          <w:color w:val="FF0000"/>
          <w:vertAlign w:val="subscript"/>
        </w:rPr>
        <w:t>2</w:t>
      </w:r>
      <w:r w:rsidR="00AD055A" w:rsidRPr="00581E44">
        <w:rPr>
          <w:rFonts w:ascii="SimSun" w:eastAsia="SimSun" w:hAnsi="SimSun" w:hint="eastAsia"/>
          <w:color w:val="FF0000"/>
        </w:rPr>
        <w:t>依然利用</w:t>
      </w:r>
      <w:r w:rsidR="00815EFE">
        <w:rPr>
          <w:rFonts w:ascii="SimSun" w:eastAsia="SimSun" w:hAnsi="SimSun" w:hint="eastAsia"/>
          <w:color w:val="FF0000"/>
        </w:rPr>
        <w:t>最初</w:t>
      </w:r>
      <w:r w:rsidR="00E67EB0" w:rsidRPr="00581E44">
        <w:rPr>
          <w:rFonts w:ascii="SimSun" w:eastAsia="SimSun" w:hAnsi="SimSun" w:hint="eastAsia"/>
          <w:color w:val="FF0000"/>
        </w:rPr>
        <w:t>的</w:t>
      </w:r>
      <w:r w:rsidR="00AD055A" w:rsidRPr="00581E44">
        <w:rPr>
          <w:rFonts w:ascii="SimSun" w:eastAsia="SimSun" w:hAnsi="SimSun" w:hint="eastAsia"/>
          <w:color w:val="FF0000"/>
        </w:rPr>
        <w:t>餘弦定理公式計算。</w:t>
      </w:r>
    </w:p>
    <w:p w14:paraId="5AC4518F" w14:textId="77777777" w:rsidR="00361680" w:rsidRPr="00361680" w:rsidRDefault="00361680" w:rsidP="00E15D2F"/>
    <w:p w14:paraId="5939916F" w14:textId="77777777" w:rsidR="004E4060" w:rsidRPr="00DE1F9C" w:rsidRDefault="004E4060" w:rsidP="004E4060">
      <w:pPr>
        <w:rPr>
          <w:rFonts w:eastAsia="SimSun"/>
        </w:rPr>
      </w:pPr>
      <w:r>
        <w:t>利用正弦定理可以求出</w:t>
      </w:r>
      <w:r>
        <w:rPr>
          <w:rFonts w:asciiTheme="minorEastAsia" w:hAnsiTheme="minorEastAsia" w:hint="eastAsia"/>
        </w:rPr>
        <w:t>φ</w:t>
      </w:r>
    </w:p>
    <w:p w14:paraId="108D3574" w14:textId="402F0841" w:rsidR="004E4060" w:rsidRPr="008B30DA" w:rsidRDefault="009A4F0C" w:rsidP="000F4AF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φ</m:t>
                  </m:r>
                </m:e>
              </m:func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90</m:t>
                      </m:r>
                      <m:r>
                        <w:rPr>
                          <w:rFonts w:ascii="Cambria Math"/>
                        </w:rPr>
                        <m:t>°-</m:t>
                      </m:r>
                      <m:r>
                        <w:rPr>
                          <w:rFonts w:ascii="Cambria Math"/>
                        </w:rPr>
                        <m:t>θ</m:t>
                      </m:r>
                    </m:e>
                  </m:d>
                </m:e>
              </m:func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bar>
            </m:den>
          </m:f>
        </m:oMath>
      </m:oMathPara>
    </w:p>
    <w:p w14:paraId="675C7F4D" w14:textId="77777777" w:rsidR="008B30DA" w:rsidRPr="0030295C" w:rsidRDefault="008B30DA" w:rsidP="000F4AFA"/>
    <w:p w14:paraId="6991390F" w14:textId="0E05A394" w:rsidR="0030295C" w:rsidRDefault="009A4F0C" w:rsidP="000F4AFA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'</m:t>
                          </m:r>
                        </m:sup>
                      </m:sSubSup>
                    </m:e>
                  </m:bar>
                  <m:r>
                    <w:rPr>
                      <w:rFonts w:ascii="MS Gothic" w:eastAsia="MS Gothic" w:hAnsi="MS Gothic" w:cs="MS Gothic" w:hint="eastAsia"/>
                    </w:rPr>
                    <m:t>⋅</m:t>
                  </m:r>
                  <m:r>
                    <w:rPr>
                      <w:rFonts w:asci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90</m:t>
                      </m:r>
                      <m:r>
                        <w:rPr>
                          <w:rFonts w:ascii="Cambria Math"/>
                        </w:rPr>
                        <m:t>°-</m:t>
                      </m:r>
                      <m:r>
                        <w:rPr>
                          <w:rFonts w:ascii="Cambria Math"/>
                        </w:rPr>
                        <m:t>θ</m:t>
                      </m:r>
                    </m:e>
                  </m:d>
                </m:e>
              </m:func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bar>
            </m:den>
          </m:f>
        </m:oMath>
      </m:oMathPara>
    </w:p>
    <w:p w14:paraId="14486CB9" w14:textId="77777777" w:rsidR="004E4060" w:rsidRDefault="004E4060" w:rsidP="004E4060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利用直角三角形</w:t>
      </w:r>
      <w:r>
        <w:rPr>
          <w:rFonts w:ascii="SimSun" w:eastAsia="SimSun" w:hAnsi="SimSun" w:hint="eastAsia"/>
          <w:lang w:eastAsia="zh-CN"/>
        </w:rPr>
        <w:t>△</w:t>
      </w:r>
      <w:r>
        <w:rPr>
          <w:rFonts w:eastAsia="SimSun" w:hint="eastAsia"/>
          <w:lang w:eastAsia="zh-CN"/>
        </w:rPr>
        <w:t>F</w:t>
      </w:r>
      <w:r>
        <w:rPr>
          <w:rFonts w:eastAsia="SimSun"/>
          <w:vertAlign w:val="subscript"/>
          <w:lang w:eastAsia="zh-CN"/>
        </w:rPr>
        <w:t>1</w:t>
      </w:r>
      <w:r>
        <w:rPr>
          <w:rFonts w:eastAsia="SimSun" w:hint="eastAsia"/>
          <w:lang w:eastAsia="zh-CN"/>
        </w:rPr>
        <w:t>O</w:t>
      </w:r>
      <w:r>
        <w:rPr>
          <w:rFonts w:eastAsia="SimSun"/>
          <w:vertAlign w:val="subscript"/>
          <w:lang w:eastAsia="zh-CN"/>
        </w:rPr>
        <w:t>1</w:t>
      </w:r>
      <w:r>
        <w:rPr>
          <w:rFonts w:eastAsia="SimSun" w:hint="eastAsia"/>
          <w:lang w:eastAsia="zh-CN"/>
        </w:rPr>
        <w:t>P</w:t>
      </w:r>
      <w:r>
        <w:rPr>
          <w:rFonts w:eastAsia="SimSun"/>
          <w:vertAlign w:val="subscript"/>
          <w:lang w:eastAsia="zh-CN"/>
        </w:rPr>
        <w:t>2</w:t>
      </w:r>
      <w:r>
        <w:rPr>
          <w:rFonts w:eastAsia="SimSun"/>
          <w:lang w:eastAsia="zh-CN"/>
        </w:rPr>
        <w:t>可求出</w:t>
      </w:r>
      <w:r>
        <w:rPr>
          <w:rFonts w:eastAsia="SimSun"/>
          <w:lang w:eastAsia="zh-CN"/>
        </w:rPr>
        <w:t>O</w:t>
      </w:r>
      <w:r w:rsidRPr="004C1DE6">
        <w:rPr>
          <w:rFonts w:eastAsia="SimSun"/>
          <w:vertAlign w:val="subscript"/>
          <w:lang w:eastAsia="zh-CN"/>
        </w:rPr>
        <w:t>1</w:t>
      </w:r>
      <w:r>
        <w:rPr>
          <w:rFonts w:eastAsia="SimSun"/>
          <w:lang w:eastAsia="zh-CN"/>
        </w:rPr>
        <w:t>F</w:t>
      </w:r>
      <w:r>
        <w:rPr>
          <w:rFonts w:eastAsia="SimSun"/>
          <w:vertAlign w:val="subscript"/>
          <w:lang w:eastAsia="zh-CN"/>
        </w:rPr>
        <w:t>1</w:t>
      </w:r>
      <w:r>
        <w:rPr>
          <w:rFonts w:eastAsia="SimSun"/>
          <w:lang w:eastAsia="zh-CN"/>
        </w:rPr>
        <w:t>的長度</w:t>
      </w:r>
    </w:p>
    <w:p w14:paraId="397FB6EB" w14:textId="3AAD0A1D" w:rsidR="004E4060" w:rsidRDefault="009A4F0C" w:rsidP="000F4AFA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bar>
            </m:den>
          </m:f>
        </m:oMath>
      </m:oMathPara>
    </w:p>
    <w:p w14:paraId="73993AAC" w14:textId="34861E18" w:rsidR="004E4060" w:rsidRDefault="009A4F0C" w:rsidP="000F4AFA"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m:rPr>
              <m:sty m:val="p"/>
            </m:rPr>
            <w:rPr>
              <w:rFonts w:ascii="Cambria Math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m:rPr>
              <m:sty m:val="p"/>
            </m:rPr>
            <w:rPr>
              <w:rFonts w:ascii="Cambria Math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m:rPr>
              <m:sty m:val="p"/>
            </m:rPr>
            <w:rPr>
              <w:rFonts w:ascii="Cambria Math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</m:oMath>
      </m:oMathPara>
    </w:p>
    <w:p w14:paraId="586CC880" w14:textId="35D04575" w:rsidR="00697128" w:rsidRPr="00841675" w:rsidRDefault="00697128" w:rsidP="000F4AFA">
      <w:pPr>
        <w:rPr>
          <w:rFonts w:ascii="SimSun" w:eastAsia="SimSun" w:hAnsi="SimSun"/>
          <w:color w:val="FF0000"/>
          <w:lang w:eastAsia="zh-CN"/>
        </w:rPr>
      </w:pPr>
      <w:r w:rsidRPr="00841675">
        <w:rPr>
          <w:rFonts w:ascii="SimSun" w:hAnsi="SimSun"/>
          <w:color w:val="FF0000"/>
          <w:lang w:eastAsia="zh-CN"/>
        </w:rPr>
        <w:t>这里换算成角度的时候要特别留意</w:t>
      </w:r>
      <w:r w:rsidRPr="00841675">
        <w:rPr>
          <w:rFonts w:ascii="SimSun" w:eastAsia="SimSun" w:hAnsi="SimSun" w:hint="eastAsia"/>
          <w:color w:val="FF0000"/>
          <w:lang w:eastAsia="zh-CN"/>
        </w:rPr>
        <w:t>，</w:t>
      </w:r>
      <w:r w:rsidRPr="00841675">
        <w:rPr>
          <w:rFonts w:ascii="SimSun" w:hAnsi="SimSun"/>
          <w:color w:val="FF0000"/>
          <w:lang w:eastAsia="zh-CN"/>
        </w:rPr>
        <w:t>因为</w:t>
      </w:r>
      <m:oMath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w:rPr>
                <w:rFonts w:ascii="Cambria Math"/>
                <w:color w:val="FF0000"/>
                <w:lang w:eastAsia="zh-CN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/>
                    <w:color w:val="FF0000"/>
                    <w:lang w:eastAsia="zh-CN"/>
                  </w:rPr>
                  <m:t>π</m:t>
                </m:r>
                <m:r>
                  <w:rPr>
                    <w:rFonts w:ascii="Cambria Math"/>
                    <w:color w:val="FF0000"/>
                    <w:lang w:eastAsia="zh-C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/>
                        <w:color w:val="FF0000"/>
                        <w:lang w:eastAsia="zh-CN"/>
                      </w:rPr>
                      <m:t>φ</m:t>
                    </m:r>
                  </m:e>
                  <m:sub/>
                </m:sSub>
              </m:e>
            </m:d>
          </m:e>
        </m:func>
        <m:r>
          <w:rPr>
            <w:rFonts w:ascii="Cambria Math"/>
            <w:color w:val="FF0000"/>
            <w:lang w:eastAsia="zh-CN"/>
          </w:rPr>
          <m:t>=</m:t>
        </m:r>
        <m:func>
          <m:funcPr>
            <m:ctrlPr>
              <w:rPr>
                <w:rFonts w:ascii="Cambria Math" w:hAnsi="Cambria Math"/>
                <w:i/>
                <w:color w:val="FF0000"/>
              </w:rPr>
            </m:ctrlPr>
          </m:funcPr>
          <m:fName>
            <m:r>
              <w:rPr>
                <w:rFonts w:ascii="Cambria Math"/>
                <w:color w:val="FF0000"/>
                <w:lang w:eastAsia="zh-CN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  <w:lang w:eastAsia="zh-CN"/>
                  </w:rPr>
                  <m:t>φ</m:t>
                </m:r>
              </m:e>
              <m:sub/>
            </m:sSub>
          </m:e>
        </m:func>
      </m:oMath>
      <w:r w:rsidRPr="00841675">
        <w:rPr>
          <w:rFonts w:ascii="SimSun" w:eastAsia="SimSun" w:hAnsi="SimSun" w:hint="eastAsia"/>
          <w:color w:val="FF0000"/>
          <w:lang w:eastAsia="zh-CN"/>
        </w:rPr>
        <w:t>，</w:t>
      </w:r>
      <w:r w:rsidRPr="00841675">
        <w:rPr>
          <w:color w:val="FF0000"/>
          <w:lang w:eastAsia="zh-CN"/>
        </w:rPr>
        <w:t>所以结果究竟是否要用</w:t>
      </w:r>
      <w:r w:rsidRPr="00841675">
        <w:rPr>
          <w:rFonts w:eastAsia="SimSun" w:hint="eastAsia"/>
          <w:color w:val="FF0000"/>
          <w:lang w:eastAsia="zh-CN"/>
        </w:rPr>
        <w:t>180</w:t>
      </w:r>
      <w:r w:rsidRPr="00841675">
        <w:rPr>
          <w:rFonts w:eastAsia="SimSun" w:hint="eastAsia"/>
          <w:color w:val="FF0000"/>
          <w:lang w:eastAsia="zh-CN"/>
        </w:rPr>
        <w:t>°来减，要看实际情况。</w:t>
      </w:r>
    </w:p>
    <w:p w14:paraId="6054C59E" w14:textId="55D828D0" w:rsidR="00697128" w:rsidRDefault="009A4F0C" w:rsidP="000F4AF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'</m:t>
                          </m:r>
                        </m:sup>
                      </m:sSubSup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'</m:t>
                          </m:r>
                        </m:sup>
                      </m:sSubSup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-</m:t>
          </m:r>
          <m:r>
            <w:rPr>
              <w:rFonts w:ascii="Cambria Math"/>
            </w:rPr>
            <m:t>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w:rPr>
              <w:rFonts w:ascii="MS Gothic" w:eastAsia="MS Gothic" w:hAnsi="MS Gothic" w:cs="MS Gothic" w:hint="eastAsia"/>
            </w:rPr>
            <m:t>⋅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/>
                                </w:rPr>
                                <m:t>'</m:t>
                              </m:r>
                            </m:sup>
                          </m:sSubSup>
                        </m:e>
                      </m:ba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e>
                      </m:ba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/>
                                </w:rPr>
                                <m:t>'</m:t>
                              </m:r>
                            </m:sup>
                          </m:sSubSup>
                        </m:e>
                      </m:bar>
                    </m:e>
                  </m:d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</w:rPr>
                <m:t>2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  <m:r>
                <w:rPr>
                  <w:rFonts w:ascii="MS Gothic" w:eastAsia="MS Gothic" w:hAnsi="MS Gothic" w:cs="MS Gothic" w:hint="eastAsia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bar>
            </m:den>
          </m:f>
        </m:oMath>
      </m:oMathPara>
    </w:p>
    <w:p w14:paraId="2F2E268D" w14:textId="1205773E" w:rsidR="004F736F" w:rsidRPr="00390D3F" w:rsidRDefault="00A8488E" w:rsidP="000F4AFA">
      <w:pPr>
        <w:rPr>
          <w:rFonts w:eastAsia="SimSun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F7F0D57" wp14:editId="06F64CDD">
            <wp:simplePos x="0" y="0"/>
            <wp:positionH relativeFrom="column">
              <wp:posOffset>4871357</wp:posOffset>
            </wp:positionH>
            <wp:positionV relativeFrom="paragraph">
              <wp:posOffset>17417</wp:posOffset>
            </wp:positionV>
            <wp:extent cx="1621790" cy="192722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1" t="1581" r="17820" b="8619"/>
                    <a:stretch/>
                  </pic:blipFill>
                  <pic:spPr bwMode="auto">
                    <a:xfrm>
                      <a:off x="0" y="0"/>
                      <a:ext cx="1621790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36F">
        <w:rPr>
          <w:lang w:eastAsia="zh-CN"/>
        </w:rPr>
        <w:t>按照图观察</w:t>
      </w:r>
      <w:r w:rsidR="004F736F">
        <w:rPr>
          <w:rFonts w:ascii="SimSun" w:eastAsia="SimSun" w:hAnsi="SimSun" w:hint="eastAsia"/>
          <w:lang w:eastAsia="zh-CN"/>
        </w:rPr>
        <w:t>，</w:t>
      </w:r>
      <w:r w:rsidR="00C86AED">
        <w:rPr>
          <w:rFonts w:ascii="SimSun" w:eastAsia="SimSun" w:hAnsi="SimSun" w:hint="eastAsia"/>
          <w:lang w:eastAsia="zh-CN"/>
        </w:rPr>
        <w:t>從最高點向下降過程中，</w:t>
      </w:r>
      <m:oMath>
        <m:r>
          <w:rPr>
            <w:rFonts w:ascii="Cambria Math" w:hAnsi="Cambria Math"/>
            <w:lang w:eastAsia="zh-CN"/>
          </w:rPr>
          <m:t>φ</m:t>
        </m:r>
      </m:oMath>
      <w:r w:rsidR="00AF1A11">
        <w:rPr>
          <w:lang w:eastAsia="zh-CN"/>
        </w:rPr>
        <w:t>是由大于</w:t>
      </w:r>
      <w:r w:rsidR="00AF1A11">
        <w:rPr>
          <w:rFonts w:eastAsia="SimSun" w:hint="eastAsia"/>
          <w:lang w:eastAsia="zh-CN"/>
        </w:rPr>
        <w:t>90</w:t>
      </w:r>
      <w:r w:rsidR="00AF1A11">
        <w:rPr>
          <w:rFonts w:eastAsia="SimSun" w:hint="eastAsia"/>
          <w:lang w:eastAsia="zh-CN"/>
        </w:rPr>
        <w:t>°开始一直减小，问题是</w:t>
      </w:r>
      <w:r w:rsidR="00AF1A11">
        <w:rPr>
          <w:rFonts w:eastAsia="SimSun" w:hint="eastAsia"/>
          <w:lang w:eastAsia="zh-CN"/>
        </w:rPr>
        <w:t>excel</w:t>
      </w:r>
      <w:r w:rsidR="00AF1A11">
        <w:rPr>
          <w:rFonts w:eastAsia="SimSun" w:hint="eastAsia"/>
          <w:lang w:eastAsia="zh-CN"/>
        </w:rPr>
        <w:t>文档计算</w:t>
      </w:r>
      <w:r w:rsidR="00390D3F">
        <w:rPr>
          <w:rFonts w:eastAsia="SimSun" w:hint="eastAsia"/>
          <w:lang w:eastAsia="zh-CN"/>
        </w:rPr>
        <w:t>的</w:t>
      </w:r>
      <w:r w:rsidR="00390D3F" w:rsidRPr="003C429F">
        <w:rPr>
          <w:rFonts w:eastAsia="SimSun" w:hint="eastAsia"/>
          <w:color w:val="FF0000"/>
          <w:lang w:eastAsia="zh-CN"/>
        </w:rPr>
        <w:t>反正弦的</w:t>
      </w:r>
      <w:r w:rsidR="00AF1A11" w:rsidRPr="003C429F">
        <w:rPr>
          <w:rFonts w:eastAsia="SimSun" w:hint="eastAsia"/>
          <w:color w:val="FF0000"/>
          <w:lang w:eastAsia="zh-CN"/>
        </w:rPr>
        <w:t>角度</w:t>
      </w:r>
      <w:r w:rsidR="00AF1A11">
        <w:rPr>
          <w:rFonts w:eastAsia="SimSun" w:hint="eastAsia"/>
          <w:lang w:eastAsia="zh-CN"/>
        </w:rPr>
        <w:t>只有</w:t>
      </w:r>
      <w:r w:rsidR="00AF1A11">
        <w:rPr>
          <w:rFonts w:eastAsia="SimSun" w:hint="eastAsia"/>
          <w:lang w:eastAsia="zh-CN"/>
        </w:rPr>
        <w:t>0~</w:t>
      </w:r>
      <w:r w:rsidR="00AF1A11">
        <w:rPr>
          <w:rFonts w:eastAsia="SimSun"/>
          <w:lang w:eastAsia="zh-CN"/>
        </w:rPr>
        <w:t>90°</w:t>
      </w:r>
      <w:r w:rsidR="00AF1A11">
        <w:rPr>
          <w:rFonts w:eastAsia="SimSun"/>
          <w:lang w:eastAsia="zh-CN"/>
        </w:rPr>
        <w:t>之间</w:t>
      </w:r>
      <w:r w:rsidR="00AF1A11">
        <w:rPr>
          <w:rFonts w:eastAsia="SimSun" w:hint="eastAsia"/>
          <w:lang w:eastAsia="zh-CN"/>
        </w:rPr>
        <w:t>。</w:t>
      </w:r>
      <w:r w:rsidR="00E3766D">
        <w:rPr>
          <w:rFonts w:eastAsia="SimSun"/>
          <w:lang w:eastAsia="zh-CN"/>
        </w:rPr>
        <w:t>所以要找到关于</w:t>
      </w:r>
      <m:oMath>
        <m:r>
          <w:rPr>
            <w:rFonts w:ascii="SimSun" w:eastAsia="SimSun" w:hAnsi="SimSun" w:cs="SimSun" w:hint="eastAsia"/>
            <w:lang w:eastAsia="zh-CN"/>
          </w:rPr>
          <m:t>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P</m:t>
            </m:r>
          </m:e>
          <m:sub>
            <m:r>
              <w:rPr>
                <w:rFonts w:ascii="Cambria Math"/>
                <w:lang w:eastAsia="zh-C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P</m:t>
            </m:r>
          </m:e>
          <m:sub>
            <m:r>
              <w:rPr>
                <w:rFonts w:ascii="Cambria Math"/>
                <w:lang w:eastAsia="zh-CN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P</m:t>
            </m:r>
          </m:e>
          <m:sub>
            <m:r>
              <w:rPr>
                <w:rFonts w:ascii="Cambria Math"/>
                <w:lang w:eastAsia="zh-CN"/>
              </w:rPr>
              <m:t>2</m:t>
            </m:r>
          </m:sub>
          <m:sup>
            <m:r>
              <w:rPr>
                <w:rFonts w:ascii="Cambria Math"/>
                <w:lang w:eastAsia="zh-CN"/>
              </w:rPr>
              <m:t>'</m:t>
            </m:r>
          </m:sup>
        </m:sSubSup>
        <m:r>
          <w:rPr>
            <w:rFonts w:ascii="Cambria Math"/>
            <w:lang w:eastAsia="zh-CN"/>
          </w:rPr>
          <m:t>=90</m:t>
        </m:r>
        <m:r>
          <w:rPr>
            <w:rFonts w:ascii="Cambria Math"/>
            <w:lang w:eastAsia="zh-CN"/>
          </w:rPr>
          <m:t>°</m:t>
        </m:r>
      </m:oMath>
      <w:r w:rsidR="005210E3">
        <w:rPr>
          <w:lang w:eastAsia="zh-CN"/>
        </w:rPr>
        <w:t>的临</w:t>
      </w:r>
      <w:r w:rsidR="00E3766D">
        <w:rPr>
          <w:lang w:eastAsia="zh-CN"/>
        </w:rPr>
        <w:t>界点</w:t>
      </w:r>
      <w:r w:rsidR="005210E3">
        <w:rPr>
          <w:rFonts w:ascii="SimSun" w:eastAsia="SimSun" w:hAnsi="SimSun" w:hint="eastAsia"/>
          <w:lang w:eastAsia="zh-CN"/>
        </w:rPr>
        <w:t>。</w:t>
      </w:r>
    </w:p>
    <w:p w14:paraId="1889B522" w14:textId="45CE8FCF" w:rsidR="005210E3" w:rsidRDefault="001469E9" w:rsidP="000F4AFA">
      <w:pPr>
        <w:rPr>
          <w:rFonts w:ascii="SimSun" w:eastAsia="SimSun" w:hAnsi="SimSun"/>
          <w:color w:val="FF0000"/>
          <w:lang w:eastAsia="zh-CN"/>
        </w:rPr>
      </w:pPr>
      <w:r>
        <w:rPr>
          <w:rFonts w:eastAsia="SimSun"/>
          <w:lang w:eastAsia="zh-CN"/>
        </w:rPr>
        <w:t>留意</w:t>
      </w:r>
      <w:r w:rsidR="005210E3">
        <w:rPr>
          <w:rFonts w:eastAsia="SimSun"/>
          <w:lang w:eastAsia="zh-CN"/>
        </w:rPr>
        <w:t>临界点</w:t>
      </w:r>
      <w:r w:rsidR="005210E3">
        <w:rPr>
          <w:lang w:eastAsia="zh-CN"/>
        </w:rPr>
        <w:t>的时候</w:t>
      </w:r>
      <w:r w:rsidR="005210E3">
        <w:rPr>
          <w:rFonts w:ascii="SimSun" w:eastAsia="SimSun" w:hAnsi="SimSun" w:hint="eastAsia"/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  <m:sup>
            <m:r>
              <w:rPr>
                <w:rFonts w:ascii="Cambria Math" w:hAnsi="Cambria Math"/>
                <w:lang w:eastAsia="zh-CN"/>
              </w:rPr>
              <m:t>'</m:t>
            </m:r>
          </m:sup>
        </m:sSubSup>
      </m:oMath>
      <w:r w:rsidR="001152C8">
        <w:rPr>
          <w:lang w:eastAsia="zh-CN"/>
        </w:rPr>
        <w:t>是直角三角形</w:t>
      </w:r>
      <w:r w:rsidR="001152C8">
        <w:rPr>
          <w:rFonts w:ascii="SimSun" w:eastAsia="SimSun" w:hAnsi="SimSun" w:hint="eastAsia"/>
          <w:lang w:eastAsia="zh-CN"/>
        </w:rPr>
        <w:t>，</w:t>
      </w:r>
      <w:r w:rsidR="001152C8">
        <w:rPr>
          <w:lang w:eastAsia="zh-CN"/>
        </w:rPr>
        <w:t>因此满足直角三角形的条件</w:t>
      </w:r>
      <w:r w:rsidR="00CD4FF2">
        <w:rPr>
          <w:rFonts w:ascii="SimSun" w:eastAsia="SimSun" w:hAnsi="SimSun" w:hint="eastAsia"/>
          <w:lang w:eastAsia="zh-CN"/>
        </w:rPr>
        <w:t>，</w:t>
      </w:r>
      <w:r w:rsidR="00CD4FF2">
        <w:rPr>
          <w:lang w:eastAsia="zh-CN"/>
        </w:rPr>
        <w:t>也就是余弦定理</w:t>
      </w:r>
      <m:oMath>
        <m:r>
          <w:rPr>
            <w:rFonts w:ascii="Cambria Math" w:hAnsi="Cambria Math"/>
            <w:lang w:eastAsia="zh-CN"/>
          </w:rPr>
          <m:t>φ=90°</m:t>
        </m:r>
      </m:oMath>
      <w:r w:rsidR="00CD4FF2">
        <w:rPr>
          <w:lang w:eastAsia="zh-CN"/>
        </w:rPr>
        <w:t>的特殊情况</w:t>
      </w:r>
      <w:r w:rsidR="00AD0C12">
        <w:rPr>
          <w:rFonts w:ascii="SimSun" w:eastAsia="SimSun" w:hAnsi="SimSun" w:hint="eastAsia"/>
          <w:lang w:eastAsia="zh-CN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2</m:t>
                        </m:r>
                      </m:sub>
                    </m:sSub>
                  </m:e>
                </m:bar>
              </m:e>
            </m:d>
          </m:e>
          <m:sup>
            <m:r>
              <w:rPr>
                <w:rFonts w:ascii="Cambria Math"/>
                <w:lang w:eastAsia="zh-CN"/>
              </w:rPr>
              <m:t>2</m:t>
            </m:r>
          </m:sup>
        </m:sSup>
        <m:r>
          <w:rPr>
            <w:rFonts w:ascii="Cambria Math"/>
            <w:lang w:eastAsia="zh-CN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/>
                            <w:lang w:eastAsia="zh-CN"/>
                          </w:rPr>
                          <m:t>'</m:t>
                        </m:r>
                      </m:sup>
                    </m:sSubSup>
                  </m:e>
                </m:bar>
              </m:e>
            </m:d>
          </m:e>
          <m:sup>
            <m:r>
              <w:rPr>
                <w:rFonts w:ascii="Cambria Math"/>
                <w:lang w:eastAsia="zh-CN"/>
              </w:rPr>
              <m:t>2</m:t>
            </m:r>
          </m:sup>
        </m:sSup>
        <m:r>
          <w:rPr>
            <w:rFonts w:ascii="Cambria Math"/>
            <w:lang w:eastAsia="zh-CN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/>
                            <w:lang w:eastAsia="zh-CN"/>
                          </w:rPr>
                          <m:t>'</m:t>
                        </m:r>
                      </m:sup>
                    </m:sSubSup>
                  </m:e>
                </m:bar>
              </m:e>
            </m:d>
          </m:e>
          <m:sup>
            <m:r>
              <w:rPr>
                <w:rFonts w:ascii="Cambria Math"/>
                <w:lang w:eastAsia="zh-CN"/>
              </w:rPr>
              <m:t>2</m:t>
            </m:r>
          </m:sup>
        </m:sSup>
      </m:oMath>
      <w:r w:rsidR="00CF0AEA">
        <w:rPr>
          <w:rFonts w:ascii="SimSun" w:eastAsia="SimSun" w:hAnsi="SimSun" w:hint="eastAsia"/>
          <w:color w:val="FF0000"/>
          <w:lang w:eastAsia="zh-CN"/>
        </w:rPr>
        <w:t xml:space="preserve"> </w:t>
      </w:r>
      <w:r w:rsidR="00CF0AEA">
        <w:rPr>
          <w:rFonts w:ascii="SimSun" w:eastAsia="SimSun" w:hAnsi="SimSun"/>
          <w:color w:val="FF0000"/>
          <w:lang w:eastAsia="zh-CN"/>
        </w:rPr>
        <w:t xml:space="preserve"> </w:t>
      </w:r>
    </w:p>
    <w:p w14:paraId="75F69EE2" w14:textId="70CB5EE8" w:rsidR="001469E9" w:rsidRPr="009C683D" w:rsidRDefault="000F4AFA" w:rsidP="000F4AFA">
      <w:pPr>
        <w:rPr>
          <w:rFonts w:eastAsia="SimSun"/>
          <w:lang w:eastAsia="zh-CN"/>
        </w:rPr>
      </w:pPr>
      <m:oMath>
        <m:r>
          <w:rPr>
            <w:rFonts w:ascii="Cambria Math"/>
          </w:rPr>
          <m:t>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90</m:t>
            </m:r>
            <m:r>
              <w:rPr>
                <w:rFonts w:ascii="Cambria Math"/>
              </w:rPr>
              <m:t>°-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θ</m:t>
                </m:r>
              </m:e>
              <m:sub>
                <m:r>
                  <w:rPr>
                    <w:rFonts w:ascii="Cambria Math"/>
                  </w:rPr>
                  <m:t>临</m:t>
                </m:r>
              </m:sub>
            </m:sSub>
          </m:e>
        </m:d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bar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bSup>
              </m:e>
            </m:bar>
          </m:den>
        </m:f>
      </m:oMath>
      <w:r w:rsidR="0093596F">
        <w:t xml:space="preserve"> </w:t>
      </w:r>
    </w:p>
    <w:p w14:paraId="113A3386" w14:textId="18AC80DB" w:rsidR="00E3766D" w:rsidRDefault="005B5010" w:rsidP="000F4AFA">
      <w:r>
        <w:rPr>
          <w:rFonts w:eastAsia="SimSun" w:hint="eastAsia"/>
          <w:lang w:eastAsia="zh-CN"/>
        </w:rPr>
        <w:t>所以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θ</m:t>
            </m:r>
          </m:e>
          <m:sub>
            <m:r>
              <w:rPr>
                <w:rFonts w:ascii="Cambria Math"/>
              </w:rPr>
              <m:t>临</m:t>
            </m:r>
          </m:sub>
        </m:sSub>
        <m:r>
          <w:rPr>
            <w:rFonts w:ascii="Cambria Math"/>
          </w:rPr>
          <m:t>=90</m:t>
        </m:r>
        <m:r>
          <w:rPr>
            <w:rFonts w:ascii="Cambria Math"/>
          </w:rPr>
          <m:t>°-</m:t>
        </m:r>
        <m:r>
          <w:rPr>
            <w:rFonts w:ascii="Cambria Math"/>
          </w:rPr>
          <m:t>arctg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bar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bSup>
              </m:e>
            </m:bar>
          </m:den>
        </m:f>
        <m:r>
          <w:rPr>
            <w:rFonts w:ascii="Cambria Math"/>
          </w:rPr>
          <m:t>=90</m:t>
        </m:r>
        <m:r>
          <w:rPr>
            <w:rFonts w:ascii="Cambria Math"/>
          </w:rPr>
          <m:t>°-</m:t>
        </m:r>
        <m:r>
          <w:rPr>
            <w:rFonts w:ascii="Cambria Math"/>
          </w:rPr>
          <m:t>arctg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2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  <m:sup>
                    <m:r>
                      <w:rPr>
                        <w:rFonts w:ascii="Cambria Math"/>
                      </w:rPr>
                      <m:t>'</m:t>
                    </m:r>
                  </m:sup>
                </m:sSubSup>
              </m:e>
            </m:bar>
          </m:den>
        </m:f>
      </m:oMath>
    </w:p>
    <w:p w14:paraId="4B6BDF65" w14:textId="5CCC3F51" w:rsidR="00164435" w:rsidRPr="00164435" w:rsidRDefault="001B6AD2" w:rsidP="000F4AFA">
      <w:r>
        <w:rPr>
          <w:rFonts w:ascii="SimSun" w:eastAsia="SimSun" w:hAnsi="SimSun" w:hint="eastAsia"/>
        </w:rPr>
        <w:t>注意，這裡</w:t>
      </w:r>
      <m:oMath>
        <m:bar>
          <m:barPr>
            <m:pos m:val="top"/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2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</m:e>
        </m:bar>
      </m:oMath>
      <w:r w:rsidR="0009748D">
        <w:rPr>
          <w:rFonts w:ascii="SimSun" w:eastAsia="SimSun" w:hAnsi="SimSun" w:hint="eastAsia"/>
          <w:color w:val="FF0000"/>
        </w:rPr>
        <w:t>如果反向拉橡皮筋的時候</w:t>
      </w:r>
      <m:oMath>
        <m:bar>
          <m:barPr>
            <m:pos m:val="top"/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2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</m:e>
        </m:bar>
      </m:oMath>
      <w:r w:rsidR="0009748D">
        <w:rPr>
          <w:rFonts w:ascii="SimSun" w:eastAsia="SimSun" w:hAnsi="SimSun" w:hint="eastAsia"/>
          <w:color w:val="FF0000"/>
        </w:rPr>
        <w:t>為負數，</w:t>
      </w:r>
      <w:r w:rsidRPr="00241F3C">
        <w:rPr>
          <w:rFonts w:ascii="SimSun" w:eastAsia="SimSun" w:hAnsi="SimSun" w:hint="eastAsia"/>
          <w:color w:val="FF0000"/>
        </w:rPr>
        <w:t>計算</w:t>
      </w:r>
      <m:oMath>
        <m:bar>
          <m:barPr>
            <m:pos m:val="top"/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2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</m:e>
        </m:bar>
      </m:oMath>
      <w:r w:rsidRPr="00241F3C">
        <w:rPr>
          <w:rFonts w:ascii="SimSun" w:eastAsia="SimSun" w:hAnsi="SimSun" w:hint="eastAsia"/>
          <w:color w:val="FF0000"/>
        </w:rPr>
        <w:t>時</w:t>
      </w:r>
      <w:r w:rsidR="00D01B0A">
        <w:rPr>
          <w:rFonts w:ascii="SimSun" w:eastAsia="SimSun" w:hAnsi="SimSun" w:hint="eastAsia"/>
          <w:color w:val="FF0000"/>
        </w:rPr>
        <w:t>需要用</w:t>
      </w:r>
      <w:r w:rsidRPr="00241F3C">
        <w:rPr>
          <w:rFonts w:ascii="SimSun" w:eastAsia="SimSun" w:hAnsi="SimSun" w:hint="eastAsia"/>
          <w:color w:val="FF0000"/>
        </w:rPr>
        <w:t>絕對值</w:t>
      </w:r>
      <w:r>
        <w:rPr>
          <w:rFonts w:ascii="SimSun" w:eastAsia="SimSun" w:hAnsi="SimSun" w:hint="eastAsia"/>
        </w:rPr>
        <w:t>，</w:t>
      </w:r>
      <w:r w:rsidR="00FE5413">
        <w:rPr>
          <w:rFonts w:ascii="SimSun" w:eastAsia="SimSun" w:hAnsi="SimSun" w:hint="eastAsia"/>
        </w:rPr>
        <w:t>不能直接用</w:t>
      </w:r>
    </w:p>
    <w:p w14:paraId="00D7530E" w14:textId="74387BB1" w:rsidR="00971BD0" w:rsidRDefault="00971BD0" w:rsidP="000F4AFA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所以，结论是当</w:t>
      </w:r>
      <m:oMath>
        <m:r>
          <w:rPr>
            <w:rFonts w:ascii="Cambria Math" w:hAnsi="Cambria Math"/>
          </w:rPr>
          <m:t>θ&gt;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临</m:t>
            </m:r>
          </m:sub>
        </m:sSub>
      </m:oMath>
      <w:r w:rsidR="00233988">
        <w:rPr>
          <w:rFonts w:eastAsia="SimSun" w:hint="eastAsia"/>
          <w:lang w:eastAsia="zh-CN"/>
        </w:rPr>
        <w:t>时，</w:t>
      </w:r>
      <w:r w:rsidR="000A0A0A" w:rsidRPr="000A0A0A">
        <w:rPr>
          <w:rFonts w:eastAsia="SimSun"/>
          <w:lang w:eastAsia="zh-CN"/>
        </w:rPr>
        <w:t>=IF(</w:t>
      </w:r>
      <m:oMath>
        <m:r>
          <w:rPr>
            <w:rFonts w:ascii="Cambria Math" w:hAnsi="Cambria Math"/>
          </w:rPr>
          <m:t>θ&gt;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临</m:t>
            </m:r>
          </m:sub>
        </m:sSub>
      </m:oMath>
      <w:r w:rsidR="000A0A0A" w:rsidRPr="000A0A0A">
        <w:rPr>
          <w:rFonts w:eastAsia="SimSun"/>
          <w:lang w:eastAsia="zh-CN"/>
        </w:rPr>
        <w:t>,180-DEGREES(ASIN(</w:t>
      </w:r>
      <m:oMath>
        <m:r>
          <w:rPr>
            <w:rFonts w:ascii="Cambria Math" w:hAnsi="Cambria Math"/>
          </w:rPr>
          <m:t>φ</m:t>
        </m:r>
      </m:oMath>
      <w:r w:rsidR="000A0A0A" w:rsidRPr="000A0A0A">
        <w:rPr>
          <w:rFonts w:eastAsia="SimSun"/>
          <w:lang w:eastAsia="zh-CN"/>
        </w:rPr>
        <w:t>)</w:t>
      </w:r>
      <w:proofErr w:type="gramStart"/>
      <w:r w:rsidR="000A0A0A" w:rsidRPr="000A0A0A">
        <w:rPr>
          <w:rFonts w:eastAsia="SimSun"/>
          <w:lang w:eastAsia="zh-CN"/>
        </w:rPr>
        <w:t>),DEGREES</w:t>
      </w:r>
      <w:proofErr w:type="gramEnd"/>
      <w:r w:rsidR="000A0A0A" w:rsidRPr="000A0A0A">
        <w:rPr>
          <w:rFonts w:eastAsia="SimSun"/>
          <w:lang w:eastAsia="zh-CN"/>
        </w:rPr>
        <w:t>(ASIN(</w:t>
      </w:r>
      <m:oMath>
        <m:r>
          <w:rPr>
            <w:rFonts w:ascii="Cambria Math"/>
          </w:rPr>
          <m:t>φ</m:t>
        </m:r>
      </m:oMath>
      <w:r w:rsidR="000A0A0A" w:rsidRPr="000A0A0A">
        <w:rPr>
          <w:rFonts w:eastAsia="SimSun"/>
          <w:lang w:eastAsia="zh-CN"/>
        </w:rPr>
        <w:t>)))</w:t>
      </w:r>
    </w:p>
    <w:p w14:paraId="35EE2CF6" w14:textId="0D3FB65B" w:rsidR="00AA1425" w:rsidRDefault="00AA1425" w:rsidP="000F4AFA">
      <w:pPr>
        <w:rPr>
          <w:rFonts w:eastAsia="SimSun"/>
          <w:lang w:eastAsia="zh-CN"/>
        </w:rPr>
      </w:pPr>
    </w:p>
    <w:p w14:paraId="6043847E" w14:textId="50AB4A79" w:rsidR="00AA1425" w:rsidRDefault="00AA1425" w:rsidP="000F4AFA">
      <w:pPr>
        <w:rPr>
          <w:rFonts w:eastAsia="SimSun"/>
        </w:rPr>
      </w:pPr>
      <w:r w:rsidRPr="00632033">
        <w:rPr>
          <w:rFonts w:eastAsia="SimSun" w:hint="eastAsia"/>
          <w:highlight w:val="yellow"/>
        </w:rPr>
        <w:t>後來發現</w:t>
      </w:r>
      <m:oMath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w:rPr>
                <w:rFonts w:ascii="Cambria Math"/>
                <w:highlight w:val="yellow"/>
              </w:rPr>
              <m:t>sin</m:t>
            </m:r>
          </m:fName>
          <m:e>
            <m:r>
              <w:rPr>
                <w:rFonts w:ascii="Cambria Math"/>
                <w:highlight w:val="yellow"/>
              </w:rPr>
              <m:t>φ</m:t>
            </m:r>
          </m:e>
        </m:func>
      </m:oMath>
      <w:r w:rsidR="008C0DA3" w:rsidRPr="00632033">
        <w:rPr>
          <w:rFonts w:eastAsia="SimSun" w:hint="eastAsia"/>
          <w:highlight w:val="yellow"/>
        </w:rPr>
        <w:t xml:space="preserve"> </w:t>
      </w:r>
      <w:r w:rsidR="008C0DA3" w:rsidRPr="00632033">
        <w:rPr>
          <w:rFonts w:eastAsia="SimSun" w:hint="eastAsia"/>
          <w:highlight w:val="yellow"/>
        </w:rPr>
        <w:t>不需要特別求出</w:t>
      </w:r>
      <m:oMath>
        <m:r>
          <w:rPr>
            <w:rFonts w:ascii="Cambria Math" w:hAnsi="Cambria Math"/>
            <w:highlight w:val="yellow"/>
          </w:rPr>
          <m:t>φ</m:t>
        </m:r>
      </m:oMath>
      <w:r w:rsidR="00C4263F" w:rsidRPr="00632033">
        <w:rPr>
          <w:rFonts w:eastAsia="SimSun" w:hint="eastAsia"/>
          <w:highlight w:val="yellow"/>
        </w:rPr>
        <w:t xml:space="preserve"> </w:t>
      </w:r>
      <w:r w:rsidR="00C4263F" w:rsidRPr="00632033">
        <w:rPr>
          <w:rFonts w:eastAsia="SimSun" w:hint="eastAsia"/>
          <w:highlight w:val="yellow"/>
        </w:rPr>
        <w:t>的度數，因為主要是用</w:t>
      </w:r>
      <m:oMath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w:rPr>
                <w:rFonts w:ascii="Cambria Math"/>
                <w:highlight w:val="yellow"/>
              </w:rPr>
              <m:t>sin</m:t>
            </m:r>
          </m:fName>
          <m:e>
            <m:r>
              <w:rPr>
                <w:rFonts w:ascii="Cambria Math"/>
                <w:highlight w:val="yellow"/>
              </w:rPr>
              <m:t>φ</m:t>
            </m:r>
          </m:e>
        </m:func>
      </m:oMath>
      <w:r w:rsidR="00B92E27" w:rsidRPr="00632033">
        <w:rPr>
          <w:rFonts w:eastAsia="SimSun" w:hint="eastAsia"/>
          <w:highlight w:val="yellow"/>
        </w:rPr>
        <w:t xml:space="preserve"> </w:t>
      </w:r>
      <w:r w:rsidR="00B92E27" w:rsidRPr="00632033">
        <w:rPr>
          <w:rFonts w:eastAsia="SimSun" w:hint="eastAsia"/>
          <w:highlight w:val="yellow"/>
        </w:rPr>
        <w:t>的值去求力矩。</w:t>
      </w:r>
    </w:p>
    <w:p w14:paraId="5654EDAE" w14:textId="77777777" w:rsidR="008A33D6" w:rsidRPr="00C4263F" w:rsidRDefault="008A33D6" w:rsidP="000F4AFA"/>
    <w:p w14:paraId="5F99FC7A" w14:textId="77777777" w:rsidR="00B66DB8" w:rsidRPr="00B011CA" w:rsidRDefault="001A2CF9" w:rsidP="00390290">
      <w:pPr>
        <w:pStyle w:val="Heading2"/>
      </w:pPr>
      <w:r w:rsidRPr="00B011CA">
        <w:rPr>
          <w:rFonts w:hint="eastAsia"/>
        </w:rPr>
        <w:t>下</w:t>
      </w:r>
      <w:r w:rsidR="00B66DB8" w:rsidRPr="00B011CA">
        <w:rPr>
          <w:rFonts w:hint="eastAsia"/>
        </w:rPr>
        <w:t>部气弹簧长度</w:t>
      </w:r>
      <w:r w:rsidR="00B66DB8" w:rsidRPr="0050233C">
        <w:rPr>
          <w:i/>
        </w:rPr>
        <w:t>P</w:t>
      </w:r>
      <w:r w:rsidR="00AC4310" w:rsidRPr="00B96517">
        <w:rPr>
          <w:vertAlign w:val="subscript"/>
        </w:rPr>
        <w:t>3</w:t>
      </w:r>
      <w:r w:rsidR="00B66DB8" w:rsidRPr="0050233C">
        <w:rPr>
          <w:i/>
        </w:rPr>
        <w:t>P</w:t>
      </w:r>
      <w:r w:rsidR="00AC4310" w:rsidRPr="00B96517">
        <w:rPr>
          <w:vertAlign w:val="subscript"/>
        </w:rPr>
        <w:t>4</w:t>
      </w:r>
    </w:p>
    <w:p w14:paraId="3177BD99" w14:textId="77777777" w:rsidR="00435411" w:rsidRPr="00C704D8" w:rsidRDefault="00435411" w:rsidP="00435411">
      <w:pPr>
        <w:rPr>
          <w:rFonts w:ascii="SimSun" w:hAnsi="SimSun"/>
        </w:rPr>
      </w:pPr>
      <w:r>
        <w:rPr>
          <w:rFonts w:ascii="SimSun" w:eastAsia="SimSun" w:hAnsi="SimSun"/>
        </w:rPr>
        <w:t>利用餘弦定理求出</w:t>
      </w:r>
      <w:r w:rsidRPr="001354D0">
        <w:rPr>
          <w:rFonts w:ascii="SimSun" w:eastAsia="SimSun" w:hAnsi="SimSun"/>
          <w:i/>
        </w:rPr>
        <w:t>P</w:t>
      </w:r>
      <w:r w:rsidR="001354D0">
        <w:rPr>
          <w:rFonts w:ascii="SimSun" w:eastAsia="SimSun" w:hAnsi="SimSun"/>
          <w:vertAlign w:val="subscript"/>
        </w:rPr>
        <w:t>3</w:t>
      </w:r>
      <w:r w:rsidRPr="001354D0">
        <w:rPr>
          <w:rFonts w:ascii="SimSun" w:eastAsia="SimSun" w:hAnsi="SimSun"/>
          <w:i/>
        </w:rPr>
        <w:t>P</w:t>
      </w:r>
      <w:r w:rsidR="001354D0">
        <w:rPr>
          <w:rFonts w:ascii="SimSun" w:eastAsia="SimSun" w:hAnsi="SimSun"/>
          <w:vertAlign w:val="subscript"/>
        </w:rPr>
        <w:t>4</w:t>
      </w:r>
      <w:r>
        <w:rPr>
          <w:rFonts w:ascii="SimSun" w:eastAsia="SimSun" w:hAnsi="SimSun" w:hint="eastAsia"/>
        </w:rPr>
        <w:t>，</w:t>
      </w:r>
      <w:r>
        <w:rPr>
          <w:rFonts w:ascii="SimSun" w:eastAsia="SimSun" w:hAnsi="SimSun"/>
        </w:rPr>
        <w:t>理論上這是氣動彈簧的長度</w:t>
      </w:r>
    </w:p>
    <w:p w14:paraId="59B15D63" w14:textId="3653B8CD" w:rsidR="00435411" w:rsidRDefault="009A4F0C" w:rsidP="000F4AF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FF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FF0000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FF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FF0000"/>
                            </w:rPr>
                            <m:t>3</m:t>
                          </m:r>
                        </m:sub>
                      </m:sSub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FF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FF0000"/>
                            </w:rPr>
                            <m:t>4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  <w:color w:val="FF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FF0000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/>
                              <w:color w:val="FF0000"/>
                            </w:rPr>
                            <m:t>'</m:t>
                          </m:r>
                        </m:sup>
                      </m:sSubSup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color w:val="FF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FF0000"/>
                            </w:rPr>
                            <m:t>3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  <w:color w:val="FF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/>
                              <w:color w:val="FF0000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/>
                              <w:color w:val="FF0000"/>
                            </w:rPr>
                            <m:t>'</m:t>
                          </m:r>
                        </m:sup>
                      </m:sSubSup>
                    </m:e>
                  </m:bar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-</m:t>
          </m:r>
          <m:r>
            <w:rPr>
              <w:rFonts w:ascii="Cambria Math"/>
            </w:rPr>
            <m:t>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90</m:t>
                  </m:r>
                  <m:r>
                    <w:rPr>
                      <w:rFonts w:ascii="Cambria Math"/>
                    </w:rPr>
                    <m:t>°-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e>
          </m:bar>
        </m:oMath>
      </m:oMathPara>
    </w:p>
    <w:p w14:paraId="045891C2" w14:textId="016580D7" w:rsidR="00435411" w:rsidRPr="000420F8" w:rsidRDefault="00435411" w:rsidP="000F4AFA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其中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4</m:t>
                </m:r>
              </m:sub>
            </m:sSub>
            <w:bookmarkStart w:id="37" w:name="_Hlk47623622"/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  <w:bookmarkEnd w:id="37"/>
          </m:e>
        </m:bar>
        <m:r>
          <w:rPr>
            <w:rFonts w:ascii="Cambria Math" w:hAns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w:bookmarkStart w:id="38" w:name="_Hlk47622194"/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O</m:t>
                </m:r>
              </m:e>
              <m:sub>
                <m:r>
                  <w:rPr>
                    <w:rFonts w:ascii="Cambria Math"/>
                    <w:color w:val="FF0000"/>
                  </w:rPr>
                  <m:t>4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  <w:bookmarkEnd w:id="38"/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4</m:t>
                </m:r>
              </m:sub>
            </m:sSub>
          </m:e>
        </m:bar>
        <m:r>
          <w:rPr>
            <w:rFonts w:ascii="Cambria Math" w:hAnsi="Cambria Math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w:bookmarkStart w:id="39" w:name="_Hlk47621697"/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O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  <w:bookmarkEnd w:id="39"/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</m:sSub>
          </m:e>
        </m:bar>
      </m:oMath>
      <w:r>
        <w:t xml:space="preserve"> </w:t>
      </w:r>
      <w:r>
        <w:rPr>
          <w:rFonts w:eastAsia="SimSun" w:hint="eastAsia"/>
          <w:lang w:eastAsia="zh-CN"/>
        </w:rPr>
        <w:t>，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P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</m:e>
        </m:bar>
        <m:r>
          <w:rPr>
            <w:rFonts w:ascii="Cambria Math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O</m:t>
                </m:r>
              </m:e>
              <m:sub>
                <m:r>
                  <w:rPr>
                    <w:rFonts w:ascii="Cambria Math"/>
                    <w:color w:val="FF0000"/>
                  </w:rPr>
                  <m:t>4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O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</m:e>
        </m:bar>
      </m:oMath>
    </w:p>
    <w:p w14:paraId="54DC7D71" w14:textId="77777777" w:rsidR="00435411" w:rsidRDefault="00435411" w:rsidP="00435411">
      <w:r>
        <w:t>利用正弦定理可以求出</w:t>
      </w:r>
      <w:r>
        <w:rPr>
          <w:rFonts w:asciiTheme="minorEastAsia" w:hAnsiTheme="minorEastAsia" w:hint="eastAsia"/>
        </w:rPr>
        <w:t>φ</w:t>
      </w:r>
    </w:p>
    <w:p w14:paraId="29C53A35" w14:textId="3572DE20" w:rsidR="00435411" w:rsidRDefault="009A4F0C" w:rsidP="000F4AF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func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FF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</m:e>
              </m:ba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90</m:t>
                      </m:r>
                      <m:r>
                        <w:rPr>
                          <w:rFonts w:ascii="Cambria Math"/>
                        </w:rPr>
                        <m:t>°-</m:t>
                      </m:r>
                      <m:r>
                        <w:rPr>
                          <w:rFonts w:ascii="Cambria Math"/>
                        </w:rPr>
                        <m:t>θ</m:t>
                      </m:r>
                    </m:e>
                  </m:d>
                </m:e>
              </m:func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FF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FF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</m:sSub>
                </m:e>
              </m:bar>
            </m:den>
          </m:f>
        </m:oMath>
      </m:oMathPara>
    </w:p>
    <w:p w14:paraId="0E56DB26" w14:textId="77777777" w:rsidR="00435411" w:rsidRDefault="00435411" w:rsidP="00435411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利用直角三角形</w:t>
      </w:r>
      <w:r>
        <w:rPr>
          <w:rFonts w:ascii="SimSun" w:eastAsia="SimSun" w:hAnsi="SimSun" w:hint="eastAsia"/>
          <w:lang w:eastAsia="zh-CN"/>
        </w:rPr>
        <w:t>△</w:t>
      </w:r>
      <w:r w:rsidRPr="002A3721">
        <w:rPr>
          <w:rFonts w:eastAsia="SimSun" w:hint="eastAsia"/>
          <w:i/>
          <w:lang w:eastAsia="zh-CN"/>
        </w:rPr>
        <w:t>F</w:t>
      </w:r>
      <w:r w:rsidR="000C2687">
        <w:rPr>
          <w:rFonts w:eastAsia="SimSun"/>
          <w:vertAlign w:val="subscript"/>
          <w:lang w:eastAsia="zh-CN"/>
        </w:rPr>
        <w:t>3</w:t>
      </w:r>
      <w:r w:rsidRPr="002A3721">
        <w:rPr>
          <w:rFonts w:eastAsia="SimSun" w:hint="eastAsia"/>
          <w:i/>
          <w:lang w:eastAsia="zh-CN"/>
        </w:rPr>
        <w:t>O</w:t>
      </w:r>
      <w:r w:rsidR="000C2687">
        <w:rPr>
          <w:rFonts w:eastAsia="SimSun"/>
          <w:vertAlign w:val="subscript"/>
          <w:lang w:eastAsia="zh-CN"/>
        </w:rPr>
        <w:t>3</w:t>
      </w:r>
      <w:r w:rsidRPr="002A3721">
        <w:rPr>
          <w:rFonts w:eastAsia="SimSun" w:hint="eastAsia"/>
          <w:i/>
          <w:lang w:eastAsia="zh-CN"/>
        </w:rPr>
        <w:t>P</w:t>
      </w:r>
      <w:r w:rsidR="000C2687">
        <w:rPr>
          <w:rFonts w:eastAsia="SimSun"/>
          <w:vertAlign w:val="subscript"/>
          <w:lang w:eastAsia="zh-CN"/>
        </w:rPr>
        <w:t>3</w:t>
      </w:r>
      <w:r>
        <w:rPr>
          <w:rFonts w:eastAsia="SimSun"/>
          <w:lang w:eastAsia="zh-CN"/>
        </w:rPr>
        <w:t>可求出</w:t>
      </w:r>
      <w:r>
        <w:rPr>
          <w:rFonts w:eastAsia="SimSun"/>
          <w:lang w:eastAsia="zh-CN"/>
        </w:rPr>
        <w:t>O</w:t>
      </w:r>
      <w:r w:rsidRPr="004C1DE6">
        <w:rPr>
          <w:rFonts w:eastAsia="SimSun"/>
          <w:vertAlign w:val="subscript"/>
          <w:lang w:eastAsia="zh-CN"/>
        </w:rPr>
        <w:t>1</w:t>
      </w:r>
      <w:r>
        <w:rPr>
          <w:rFonts w:eastAsia="SimSun"/>
          <w:lang w:eastAsia="zh-CN"/>
        </w:rPr>
        <w:t>F</w:t>
      </w:r>
      <w:r>
        <w:rPr>
          <w:rFonts w:eastAsia="SimSun"/>
          <w:vertAlign w:val="subscript"/>
          <w:lang w:eastAsia="zh-CN"/>
        </w:rPr>
        <w:t>1</w:t>
      </w:r>
      <w:r>
        <w:rPr>
          <w:rFonts w:eastAsia="SimSun"/>
          <w:lang w:eastAsia="zh-CN"/>
        </w:rPr>
        <w:t>的長度</w:t>
      </w:r>
    </w:p>
    <w:p w14:paraId="3521F6C1" w14:textId="2AB5BCE0" w:rsidR="00435411" w:rsidRDefault="009A4F0C" w:rsidP="000F4AFA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φ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func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w:bookmarkStart w:id="40" w:name="_Hlk47623495"/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FF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</m:sSub>
                  <w:bookmarkEnd w:id="40"/>
                </m:e>
              </m:bar>
            </m:den>
          </m:f>
        </m:oMath>
      </m:oMathPara>
    </w:p>
    <w:p w14:paraId="73041B8F" w14:textId="241B7ACA" w:rsidR="00435411" w:rsidRDefault="009A4F0C" w:rsidP="000F4AFA"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φ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φ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w:bookmarkStart w:id="41" w:name="_Hlk47622291"/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  <w:bookmarkEnd w:id="41"/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</m:sSub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φ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/>
            </w:rPr>
            <w:br/>
          </m:r>
        </m:oMath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</m:sSub>
            </m:e>
          </m:bar>
          <m:r>
            <w:rPr>
              <w:rFonts w:asci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P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φ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func>
        </m:oMath>
      </m:oMathPara>
    </w:p>
    <w:p w14:paraId="7FA227CB" w14:textId="77777777" w:rsidR="008A24F2" w:rsidRDefault="008A24F2" w:rsidP="00390290">
      <w:pPr>
        <w:pStyle w:val="Heading1"/>
        <w:rPr>
          <w:rFonts w:eastAsia="SimSun"/>
        </w:rPr>
      </w:pPr>
      <w:r w:rsidRPr="00ED783C">
        <w:rPr>
          <w:rFonts w:hint="eastAsia"/>
        </w:rPr>
        <w:lastRenderedPageBreak/>
        <w:t>受力</w:t>
      </w:r>
      <w:r>
        <w:rPr>
          <w:rFonts w:hint="eastAsia"/>
        </w:rPr>
        <w:t>分析</w:t>
      </w:r>
    </w:p>
    <w:p w14:paraId="0ADD97DA" w14:textId="54658975" w:rsidR="005D2F3B" w:rsidRDefault="00D806D4" w:rsidP="00D806D4">
      <w:pPr>
        <w:rPr>
          <w:rFonts w:eastAsia="SimSun"/>
          <w:lang w:eastAsia="zh-CN"/>
        </w:rPr>
      </w:pPr>
      <w:r w:rsidRPr="006552FC">
        <w:rPr>
          <w:rFonts w:eastAsia="SimSun" w:hint="eastAsia"/>
          <w:highlight w:val="yellow"/>
          <w:lang w:eastAsia="zh-CN"/>
        </w:rPr>
        <w:t>规定受力向右为正，向左为负，</w:t>
      </w:r>
      <w:r w:rsidR="00AC52E4">
        <w:rPr>
          <w:rFonts w:eastAsia="SimSun" w:hint="eastAsia"/>
          <w:highlight w:val="yellow"/>
          <w:lang w:eastAsia="zh-CN"/>
        </w:rPr>
        <w:t>向上为正，向下为负，</w:t>
      </w:r>
      <w:r w:rsidRPr="00CA0B5C">
        <w:rPr>
          <w:rFonts w:eastAsia="SimSun" w:hint="eastAsia"/>
          <w:color w:val="FF0000"/>
          <w:highlight w:val="yellow"/>
          <w:lang w:eastAsia="zh-CN"/>
        </w:rPr>
        <w:t>扭矩</w:t>
      </w:r>
      <w:r w:rsidR="00CA0B5C" w:rsidRPr="00CA0B5C">
        <w:rPr>
          <w:rFonts w:eastAsia="SimSun" w:hint="eastAsia"/>
          <w:color w:val="FF0000"/>
          <w:highlight w:val="yellow"/>
          <w:lang w:eastAsia="zh-CN"/>
        </w:rPr>
        <w:t>逆</w:t>
      </w:r>
      <w:r w:rsidRPr="00CA0B5C">
        <w:rPr>
          <w:rFonts w:eastAsia="SimSun" w:hint="eastAsia"/>
          <w:color w:val="FF0000"/>
          <w:highlight w:val="yellow"/>
          <w:lang w:eastAsia="zh-CN"/>
        </w:rPr>
        <w:t>时针为</w:t>
      </w:r>
      <w:r w:rsidR="00CA0B5C" w:rsidRPr="00CA0B5C">
        <w:rPr>
          <w:rFonts w:eastAsia="SimSun" w:hint="eastAsia"/>
          <w:color w:val="FF0000"/>
          <w:highlight w:val="yellow"/>
          <w:lang w:eastAsia="zh-CN"/>
        </w:rPr>
        <w:t>正</w:t>
      </w:r>
      <w:r w:rsidRPr="00CA0B5C">
        <w:rPr>
          <w:rFonts w:eastAsia="SimSun" w:hint="eastAsia"/>
          <w:color w:val="FF0000"/>
          <w:highlight w:val="yellow"/>
          <w:lang w:eastAsia="zh-CN"/>
        </w:rPr>
        <w:t>，</w:t>
      </w:r>
      <w:r w:rsidR="00CA0B5C" w:rsidRPr="00CA0B5C">
        <w:rPr>
          <w:rFonts w:eastAsia="SimSun" w:hint="eastAsia"/>
          <w:color w:val="FF0000"/>
          <w:highlight w:val="yellow"/>
          <w:lang w:eastAsia="zh-CN"/>
        </w:rPr>
        <w:t>順</w:t>
      </w:r>
      <w:r w:rsidRPr="00CA0B5C">
        <w:rPr>
          <w:rFonts w:eastAsia="SimSun" w:hint="eastAsia"/>
          <w:color w:val="FF0000"/>
          <w:highlight w:val="yellow"/>
          <w:lang w:eastAsia="zh-CN"/>
        </w:rPr>
        <w:t>时针为负</w:t>
      </w:r>
      <w:r w:rsidR="00043BA1" w:rsidRPr="00CA0B5C">
        <w:rPr>
          <w:rFonts w:eastAsia="SimSun" w:hint="eastAsia"/>
          <w:color w:val="FF0000"/>
          <w:highlight w:val="yellow"/>
          <w:lang w:eastAsia="zh-CN"/>
        </w:rPr>
        <w:t>！</w:t>
      </w:r>
      <w:r w:rsidR="009E37BD">
        <w:rPr>
          <w:rFonts w:eastAsia="SimSun" w:hint="eastAsia"/>
          <w:color w:val="FF0000"/>
          <w:highlight w:val="yellow"/>
          <w:lang w:eastAsia="zh-CN"/>
        </w:rPr>
        <w:t>（和最初算法有改變）</w:t>
      </w:r>
      <w:r w:rsidR="00953C59">
        <w:rPr>
          <w:rFonts w:eastAsia="SimSun" w:hint="eastAsia"/>
          <w:color w:val="FF0000"/>
          <w:lang w:eastAsia="zh-CN"/>
        </w:rPr>
        <w:t xml:space="preserve"> </w:t>
      </w:r>
      <w:r w:rsidR="00953C59">
        <w:rPr>
          <w:rFonts w:eastAsia="SimSun" w:hint="eastAsia"/>
          <w:color w:val="FF0000"/>
          <w:highlight w:val="yellow"/>
          <w:lang w:eastAsia="zh-CN"/>
        </w:rPr>
        <w:t>方向參考理論力學</w:t>
      </w:r>
      <w:r w:rsidR="00953C59">
        <w:rPr>
          <w:rFonts w:eastAsia="SimSun" w:hint="eastAsia"/>
          <w:color w:val="FF0000"/>
          <w:highlight w:val="yellow"/>
          <w:lang w:eastAsia="zh-CN"/>
        </w:rPr>
        <w:t>P</w:t>
      </w:r>
      <w:r w:rsidR="00953C59">
        <w:rPr>
          <w:rFonts w:eastAsia="SimSun"/>
          <w:color w:val="FF0000"/>
          <w:lang w:eastAsia="zh-CN"/>
        </w:rPr>
        <w:t>25</w:t>
      </w:r>
      <w:r w:rsidR="00953C59">
        <w:rPr>
          <w:rFonts w:eastAsia="SimSun" w:hint="eastAsia"/>
          <w:color w:val="FF0000"/>
          <w:highlight w:val="yellow"/>
          <w:lang w:eastAsia="zh-CN"/>
        </w:rPr>
        <w:t>-</w:t>
      </w:r>
      <w:r w:rsidR="00953C59">
        <w:rPr>
          <w:rFonts w:eastAsia="SimSun"/>
          <w:color w:val="FF0000"/>
          <w:lang w:eastAsia="zh-CN"/>
        </w:rPr>
        <w:t>27</w:t>
      </w:r>
    </w:p>
    <w:p w14:paraId="72173878" w14:textId="77777777" w:rsidR="006D6A1C" w:rsidRPr="003F6FA8" w:rsidRDefault="005D2F3B" w:rsidP="00D806D4">
      <w:pPr>
        <w:rPr>
          <w:rFonts w:eastAsia="SimSun"/>
        </w:rPr>
      </w:pPr>
      <w:r w:rsidRPr="007003AF">
        <w:rPr>
          <w:rFonts w:eastAsia="SimSun"/>
        </w:rPr>
        <w:t>由於在單獨零件的受力分析中</w:t>
      </w:r>
      <w:r w:rsidRPr="007003AF">
        <w:rPr>
          <w:rFonts w:eastAsia="SimSun" w:hint="eastAsia"/>
        </w:rPr>
        <w:t>，</w:t>
      </w:r>
      <w:r w:rsidRPr="007003AF">
        <w:rPr>
          <w:rFonts w:eastAsia="SimSun"/>
        </w:rPr>
        <w:t>已經將同一點的受力方向</w:t>
      </w:r>
      <w:r w:rsidR="007436F2">
        <w:rPr>
          <w:noProof/>
        </w:rPr>
        <w:drawing>
          <wp:anchor distT="0" distB="0" distL="114300" distR="114300" simplePos="0" relativeHeight="251666432" behindDoc="0" locked="0" layoutInCell="1" allowOverlap="1" wp14:anchorId="5BAB1791" wp14:editId="4DB3EC7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860425" cy="110998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E4F39" w14:textId="77777777" w:rsidR="006D6A1C" w:rsidRPr="007436F2" w:rsidRDefault="00CC34D9" w:rsidP="00D806D4">
      <w:pPr>
        <w:rPr>
          <w:rFonts w:eastAsia="SimSun"/>
        </w:rPr>
      </w:pPr>
      <w:r>
        <w:rPr>
          <w:noProof/>
        </w:rPr>
        <w:drawing>
          <wp:inline distT="0" distB="0" distL="0" distR="0" wp14:anchorId="0A8291EE" wp14:editId="4E2519FF">
            <wp:extent cx="2070847" cy="954893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1151" cy="9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9B9" w14:textId="77777777" w:rsidR="008A1EE5" w:rsidRPr="008A1EE5" w:rsidRDefault="00A56809" w:rsidP="000F4AFA">
      <w:pPr>
        <w:rPr>
          <w:rFonts w:ascii="SimSun" w:eastAsia="SimSun" w:hAnsi="SimSun"/>
        </w:rPr>
      </w:pPr>
      <w:r>
        <w:t>如上圖</w:t>
      </w:r>
      <w:r w:rsidR="0013576A">
        <w:rPr>
          <w:rFonts w:ascii="SimSun" w:eastAsia="SimSun" w:hAnsi="SimSun" w:hint="eastAsia"/>
        </w:rPr>
        <w:t>點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>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>零件中</w:t>
      </w:r>
      <w:r w:rsidR="007B2295">
        <w:rPr>
          <w:rFonts w:ascii="SimSun" w:eastAsia="SimSun" w:hAnsi="SimSun" w:hint="eastAsia"/>
        </w:rPr>
        <w:t>假設</w:t>
      </w:r>
      <w:r w:rsidR="00361972">
        <w:t>為向左</w:t>
      </w:r>
      <w:r w:rsidR="00822460">
        <w:rPr>
          <w:rFonts w:ascii="SimSun" w:eastAsia="SimSun" w:hAnsi="SimSun" w:hint="eastAsia"/>
        </w:rPr>
        <w:t>，</w:t>
      </w:r>
      <w:r w:rsidR="00822460">
        <w:t>按照約定</w:t>
      </w:r>
      <w:r w:rsidR="00F14004">
        <w:t>向左為負</w:t>
      </w:r>
      <w:r w:rsidR="005D28EC">
        <w:rPr>
          <w:rFonts w:ascii="SimSun" w:eastAsia="SimSun" w:hAnsi="SimSun" w:hint="eastAsia"/>
        </w:rPr>
        <w:t>，</w:t>
      </w:r>
      <w:r w:rsidR="00F14004">
        <w:rPr>
          <w:rFonts w:ascii="SimSun" w:eastAsia="SimSun" w:hAnsi="SimSun" w:hint="eastAsia"/>
        </w:rPr>
        <w:t>因此</w:t>
      </w:r>
      <w:r w:rsidR="005D28EC">
        <w:rPr>
          <w:rFonts w:ascii="SimSun" w:eastAsia="SimSun" w:hAnsi="SimSun" w:hint="eastAsia"/>
        </w:rPr>
        <w:t>在合力公式</w:t>
      </w:r>
      <w:r w:rsidR="00567AD3">
        <w:rPr>
          <w:rFonts w:ascii="SimSun" w:eastAsia="SimSun" w:hAnsi="SimSun" w:hint="eastAsia"/>
        </w:rPr>
        <w:t>表達</w:t>
      </w:r>
      <w:r w:rsidR="001D0263">
        <w:rPr>
          <w:rFonts w:ascii="SimSun" w:eastAsia="SimSun" w:hAnsi="SimSun" w:hint="eastAsia"/>
        </w:rPr>
        <w:t>：</w:t>
      </w:r>
    </w:p>
    <w:p w14:paraId="0E9232D3" w14:textId="24AB6841" w:rsidR="00C21192" w:rsidRPr="004A1753" w:rsidRDefault="009A4F0C" w:rsidP="000F4AFA"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sub>
        </m:sSub>
        <m:r>
          <w:rPr>
            <w:rFonts w:ascii="Cambria Math" w:hAnsi="Cambria Math"/>
          </w:rPr>
          <m:t>=0</m:t>
        </m:r>
      </m:oMath>
      <w:r w:rsidR="00F72895">
        <w:rPr>
          <w:rFonts w:ascii="SimSun" w:eastAsia="SimSun" w:hAnsi="SimSun" w:hint="eastAsia"/>
        </w:rPr>
        <w:t>。</w:t>
      </w:r>
      <w:r w:rsidR="006924BB">
        <w:rPr>
          <w:rFonts w:ascii="SimSun" w:eastAsia="SimSun" w:hAnsi="SimSun" w:hint="eastAsia"/>
        </w:rPr>
        <w:t>由於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sub>
        </m:sSub>
      </m:oMath>
      <w:r w:rsidR="000F0943">
        <w:t>的方向是人為訂立的</w:t>
      </w:r>
      <w:r w:rsidR="000F0943">
        <w:rPr>
          <w:rFonts w:ascii="SimSun" w:eastAsia="SimSun" w:hAnsi="SimSun" w:hint="eastAsia"/>
        </w:rPr>
        <w:t>，</w:t>
      </w:r>
      <w:r w:rsidR="000F0943">
        <w:t>所以算出的結果如果是正數</w:t>
      </w:r>
      <w:r w:rsidR="000F0943">
        <w:rPr>
          <w:rFonts w:ascii="SimSun" w:eastAsia="SimSun" w:hAnsi="SimSun" w:hint="eastAsia"/>
        </w:rPr>
        <w:t>，</w:t>
      </w:r>
      <w:r w:rsidR="000F0943">
        <w:t>則</w:t>
      </w:r>
      <w:r w:rsidR="003F7410">
        <w:t>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sub>
        </m:sSub>
      </m:oMath>
      <w:r w:rsidR="000F0943">
        <w:t>的方向和之前假設的一樣</w:t>
      </w:r>
      <w:r w:rsidR="000F0943">
        <w:rPr>
          <w:rFonts w:ascii="SimSun" w:eastAsia="SimSun" w:hAnsi="SimSun" w:hint="eastAsia"/>
        </w:rPr>
        <w:t>，</w:t>
      </w:r>
      <w:r w:rsidR="000F0943">
        <w:t>如果是負數則和之前假設的相反</w:t>
      </w:r>
      <w:r w:rsidR="002D18CE">
        <w:rPr>
          <w:rFonts w:ascii="SimSun" w:eastAsia="SimSun" w:hAnsi="SimSun" w:hint="eastAsia"/>
        </w:rPr>
        <w:t>，</w:t>
      </w:r>
      <w:r w:rsidR="002D18CE" w:rsidRPr="00467D23">
        <w:rPr>
          <w:color w:val="FF0000"/>
        </w:rPr>
        <w:t>注意</w:t>
      </w:r>
      <w:r w:rsidR="002D18CE" w:rsidRPr="00467D23">
        <w:rPr>
          <w:rFonts w:ascii="SimSun" w:eastAsia="SimSun" w:hAnsi="SimSun" w:hint="eastAsia"/>
          <w:color w:val="FF0000"/>
        </w:rPr>
        <w:t>，此時計算</w:t>
      </w:r>
      <w:r w:rsidR="00753283">
        <w:rPr>
          <w:rFonts w:ascii="SimSun" w:eastAsia="SimSun" w:hAnsi="SimSun" w:hint="eastAsia"/>
          <w:color w:val="FF0000"/>
        </w:rPr>
        <w:t>結果的</w:t>
      </w:r>
      <w:r w:rsidR="002D18CE" w:rsidRPr="00467D23">
        <w:rPr>
          <w:rFonts w:ascii="SimSun" w:eastAsia="SimSun" w:hAnsi="SimSun" w:hint="eastAsia"/>
          <w:color w:val="FF0000"/>
        </w:rPr>
        <w:t>正數已經不是表示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/>
                <w:color w:val="FF0000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O</m:t>
                </m:r>
              </m:e>
              <m:sub>
                <m:r>
                  <w:rPr>
                    <w:rFonts w:ascii="Cambria Math"/>
                    <w:color w:val="FF0000"/>
                  </w:rPr>
                  <m:t>2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</m:sub>
        </m:sSub>
      </m:oMath>
      <w:r w:rsidR="002D18CE" w:rsidRPr="00467D23">
        <w:rPr>
          <w:color w:val="FF0000"/>
        </w:rPr>
        <w:t>的方向</w:t>
      </w:r>
      <w:r w:rsidR="002D67A9">
        <w:rPr>
          <w:rFonts w:ascii="SimSun" w:eastAsia="SimSun" w:hAnsi="SimSun" w:hint="eastAsia"/>
          <w:color w:val="FF0000"/>
        </w:rPr>
        <w:t>是</w:t>
      </w:r>
      <w:r w:rsidR="002D18CE" w:rsidRPr="00467D23">
        <w:rPr>
          <w:color w:val="FF0000"/>
        </w:rPr>
        <w:t>向右</w:t>
      </w:r>
      <w:r w:rsidR="004A1753">
        <w:rPr>
          <w:rFonts w:ascii="SimSun" w:eastAsia="SimSun" w:hAnsi="SimSun" w:hint="eastAsia"/>
          <w:color w:val="FF0000"/>
        </w:rPr>
        <w:t>，向左或向只是為了第一步計算的方便。</w:t>
      </w:r>
    </w:p>
    <w:p w14:paraId="19B47889" w14:textId="3A0E23C5" w:rsidR="00CC34D9" w:rsidRPr="009757B1" w:rsidRDefault="00C21192" w:rsidP="000F4AFA">
      <w:r>
        <w:rPr>
          <w:rFonts w:ascii="SimSun" w:eastAsia="SimSun" w:hAnsi="SimSun" w:hint="eastAsia"/>
        </w:rPr>
        <w:t>如果點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>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>零件中</w:t>
      </w:r>
      <w:r>
        <w:rPr>
          <w:rFonts w:ascii="SimSun" w:eastAsia="SimSun" w:hAnsi="SimSun" w:hint="eastAsia"/>
        </w:rPr>
        <w:t>假設</w:t>
      </w:r>
      <w:r>
        <w:t>為向左</w:t>
      </w:r>
      <w:r>
        <w:rPr>
          <w:rFonts w:ascii="SimSun" w:eastAsia="SimSun" w:hAnsi="SimSun" w:hint="eastAsia"/>
        </w:rPr>
        <w:t>，則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>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>零件中</w:t>
      </w:r>
      <w:r w:rsidRPr="0089614B">
        <w:rPr>
          <w:rFonts w:ascii="SimSun" w:eastAsia="SimSun" w:hAnsi="SimSun" w:hint="eastAsia"/>
          <w:color w:val="FF0000"/>
        </w:rPr>
        <w:t>一定為向右</w:t>
      </w:r>
      <w:r>
        <w:rPr>
          <w:rFonts w:ascii="SimSun" w:eastAsia="SimSun" w:hAnsi="SimSun" w:hint="eastAsia"/>
        </w:rPr>
        <w:t>，因為是</w:t>
      </w:r>
      <w:r w:rsidR="00F21AC0">
        <w:rPr>
          <w:rFonts w:ascii="SimSun" w:eastAsia="SimSun" w:hAnsi="SimSun" w:hint="eastAsia"/>
        </w:rPr>
        <w:t>一對平衡的力。</w:t>
      </w:r>
      <w:r w:rsidR="002F24A4">
        <w:rPr>
          <w:rFonts w:ascii="SimSun" w:eastAsia="SimSun" w:hAnsi="SimSun" w:hint="eastAsia"/>
        </w:rPr>
        <w:t>所以在進行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2F24A4">
        <w:t>零件的計算的時候</w:t>
      </w:r>
      <w:r w:rsidR="002F24A4">
        <w:rPr>
          <w:rFonts w:ascii="SimSun" w:eastAsia="SimSun" w:hAnsi="SimSun" w:hint="eastAsia"/>
        </w:rPr>
        <w:t>，</w:t>
      </w:r>
      <w:r w:rsidR="002F24A4">
        <w:t>可以直接將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2F24A4">
        <w:rPr>
          <w:rFonts w:ascii="SimSun" w:eastAsia="SimSun" w:hAnsi="SimSun" w:hint="eastAsia"/>
        </w:rPr>
        <w:t>中</w:t>
      </w:r>
      <w:r w:rsidR="002F24A4">
        <w:t>計算的</w:t>
      </w:r>
      <w:r w:rsidR="00673B58">
        <w:t>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</m:sub>
        </m:sSub>
      </m:oMath>
      <w:r w:rsidR="002F24A4">
        <w:t>代入</w:t>
      </w:r>
      <w:r w:rsidR="00800EB1">
        <w:rPr>
          <w:rFonts w:ascii="SimSun" w:eastAsia="SimSun" w:hAnsi="SimSun" w:hint="eastAsia"/>
        </w:rPr>
        <w:t>。</w:t>
      </w:r>
    </w:p>
    <w:p w14:paraId="3B80D5DE" w14:textId="2B6A3B96" w:rsidR="00EF6FB4" w:rsidRDefault="00EF6FB4" w:rsidP="00D806D4">
      <w:pPr>
        <w:rPr>
          <w:rFonts w:eastAsia="SimSun"/>
        </w:rPr>
      </w:pPr>
      <w:r>
        <w:rPr>
          <w:rFonts w:eastAsia="SimSun"/>
          <w:highlight w:val="yellow"/>
        </w:rPr>
        <w:t>根据</w:t>
      </w:r>
      <w:r w:rsidR="00407144">
        <w:rPr>
          <w:rFonts w:eastAsia="SimSun"/>
          <w:highlight w:val="yellow"/>
        </w:rPr>
        <w:t>平面力系合成与平衡的几何解析法</w:t>
      </w:r>
      <w:r w:rsidR="00903F6A">
        <w:rPr>
          <w:rFonts w:eastAsia="SimSun" w:hint="eastAsia"/>
        </w:rPr>
        <w:t xml:space="preserve"> </w:t>
      </w:r>
      <w:r w:rsidR="00903F6A">
        <w:rPr>
          <w:rFonts w:eastAsia="SimSun" w:hint="eastAsia"/>
          <w:highlight w:val="yellow"/>
        </w:rPr>
        <w:t>參考理論力學</w:t>
      </w:r>
      <w:r w:rsidR="00903F6A">
        <w:rPr>
          <w:rFonts w:eastAsia="SimSun" w:hint="eastAsia"/>
          <w:highlight w:val="yellow"/>
        </w:rPr>
        <w:t>I</w:t>
      </w:r>
      <w:r w:rsidR="00903F6A">
        <w:rPr>
          <w:rFonts w:eastAsia="SimSun"/>
        </w:rPr>
        <w:t xml:space="preserve"> </w:t>
      </w:r>
      <w:r w:rsidR="00903F6A">
        <w:rPr>
          <w:rFonts w:eastAsia="SimSun" w:hint="eastAsia"/>
          <w:highlight w:val="yellow"/>
        </w:rPr>
        <w:t>（哈爾濱工業大學理論力學教研室）</w:t>
      </w:r>
      <w:r w:rsidR="006B7907" w:rsidRPr="00C8247B">
        <w:rPr>
          <w:rFonts w:eastAsia="SimSun" w:hint="eastAsia"/>
          <w:highlight w:val="yellow"/>
        </w:rPr>
        <w:t>p</w:t>
      </w:r>
      <w:r w:rsidR="006B7907" w:rsidRPr="00C8247B">
        <w:rPr>
          <w:rFonts w:eastAsia="SimSun"/>
          <w:highlight w:val="yellow"/>
        </w:rPr>
        <w:t>23</w:t>
      </w:r>
    </w:p>
    <w:p w14:paraId="257CB76B" w14:textId="487D5D66" w:rsidR="00BC3E6D" w:rsidRPr="00BC3E6D" w:rsidRDefault="00BC3E6D" w:rsidP="00D806D4">
      <w:r>
        <w:rPr>
          <w:rFonts w:eastAsia="SimSun" w:hint="eastAsia"/>
          <w:highlight w:val="yellow"/>
        </w:rPr>
        <w:t>假設結構都為剛體。</w:t>
      </w:r>
    </w:p>
    <w:p w14:paraId="58998508" w14:textId="77777777" w:rsidR="000B24FB" w:rsidRPr="006E3AFF" w:rsidRDefault="00CB020D" w:rsidP="00390290">
      <w:pPr>
        <w:pStyle w:val="Heading2"/>
      </w:pPr>
      <w:r w:rsidRPr="006E3AFF">
        <w:rPr>
          <w:rFonts w:hint="eastAsia"/>
        </w:rPr>
        <w:t>上部</w:t>
      </w:r>
    </w:p>
    <w:p w14:paraId="14916684" w14:textId="77777777" w:rsidR="00F721E9" w:rsidRDefault="00DD19FB" w:rsidP="00086666">
      <w:pPr>
        <w:rPr>
          <w:rFonts w:ascii="SimSun" w:hAnsi="SimSun"/>
          <w:lang w:eastAsia="zh-CN"/>
        </w:rPr>
      </w:pPr>
      <w:r>
        <w:rPr>
          <w:rFonts w:ascii="SimSun" w:hAnsi="SimSun"/>
          <w:lang w:eastAsia="zh-CN"/>
        </w:rPr>
        <w:t>假設橡皮筋</w:t>
      </w:r>
      <w:r w:rsidR="000315B5" w:rsidRPr="000315B5">
        <w:rPr>
          <w:rFonts w:ascii="SimSun" w:hAnsi="SimSun"/>
          <w:i/>
          <w:lang w:eastAsia="zh-CN"/>
        </w:rPr>
        <w:t>P</w:t>
      </w:r>
      <w:r w:rsidR="000315B5">
        <w:rPr>
          <w:rFonts w:ascii="SimSun" w:eastAsia="SimSun" w:hAnsi="SimSun"/>
          <w:vertAlign w:val="subscript"/>
          <w:lang w:eastAsia="zh-CN"/>
        </w:rPr>
        <w:t>1</w:t>
      </w:r>
      <w:r w:rsidR="000315B5" w:rsidRPr="000315B5">
        <w:rPr>
          <w:rFonts w:ascii="SimSun" w:eastAsia="SimSun" w:hAnsi="SimSun"/>
          <w:i/>
          <w:lang w:eastAsia="zh-CN"/>
        </w:rPr>
        <w:t>P</w:t>
      </w:r>
      <w:r w:rsidR="000315B5">
        <w:rPr>
          <w:rFonts w:ascii="SimSun" w:eastAsia="SimSun" w:hAnsi="SimSun"/>
          <w:vertAlign w:val="subscript"/>
          <w:lang w:eastAsia="zh-CN"/>
        </w:rPr>
        <w:t>2</w:t>
      </w:r>
      <w:r>
        <w:rPr>
          <w:rFonts w:ascii="SimSun" w:hAnsi="SimSun"/>
          <w:lang w:eastAsia="zh-CN"/>
        </w:rPr>
        <w:t>能夠單獨</w:t>
      </w:r>
      <w:r w:rsidR="000315B5">
        <w:rPr>
          <w:rFonts w:ascii="SimSun" w:hAnsi="SimSun"/>
          <w:lang w:eastAsia="zh-CN"/>
        </w:rPr>
        <w:t>支撑</w:t>
      </w:r>
      <w:r w:rsidR="00443343">
        <w:rPr>
          <w:rFonts w:ascii="SimSun" w:hAnsi="SimSun"/>
          <w:lang w:eastAsia="zh-CN"/>
        </w:rPr>
        <w:t>上部结构</w:t>
      </w:r>
      <w:r w:rsidR="00443343">
        <w:rPr>
          <w:rFonts w:ascii="SimSun" w:eastAsia="SimSun" w:hAnsi="SimSun" w:hint="eastAsia"/>
          <w:lang w:eastAsia="zh-CN"/>
        </w:rPr>
        <w:t>，</w:t>
      </w:r>
      <w:r w:rsidR="00443343">
        <w:rPr>
          <w:rFonts w:ascii="SimSun" w:hAnsi="SimSun"/>
          <w:lang w:eastAsia="zh-CN"/>
        </w:rPr>
        <w:t>则</w:t>
      </w:r>
      <w:r w:rsidR="006453FA">
        <w:rPr>
          <w:rFonts w:ascii="SimSun" w:hAnsi="SimSun"/>
          <w:lang w:eastAsia="zh-CN"/>
        </w:rPr>
        <w:t>不会对齿轮产生扭矩</w:t>
      </w:r>
      <w:r w:rsidR="006453FA">
        <w:rPr>
          <w:rFonts w:ascii="SimSun" w:eastAsia="SimSun" w:hAnsi="SimSun" w:hint="eastAsia"/>
          <w:lang w:eastAsia="zh-CN"/>
        </w:rPr>
        <w:t>，</w:t>
      </w:r>
      <w:r w:rsidR="006453FA">
        <w:rPr>
          <w:rFonts w:ascii="SimSun" w:hAnsi="SimSun"/>
          <w:lang w:eastAsia="zh-CN"/>
        </w:rPr>
        <w:t>而只是对下部结构产生一个压力</w:t>
      </w:r>
      <w:r w:rsidR="006453FA">
        <w:rPr>
          <w:rFonts w:ascii="SimSun" w:eastAsia="SimSun" w:hAnsi="SimSun" w:hint="eastAsia"/>
          <w:lang w:eastAsia="zh-CN"/>
        </w:rPr>
        <w:t>。</w:t>
      </w:r>
    </w:p>
    <w:p w14:paraId="29168AEE" w14:textId="77777777" w:rsidR="00DD19FB" w:rsidRDefault="004863CC" w:rsidP="00086666">
      <w:pPr>
        <w:rPr>
          <w:rFonts w:ascii="SimSun" w:hAnsi="SimSun"/>
          <w:lang w:eastAsia="zh-CN"/>
        </w:rPr>
      </w:pPr>
      <w:r>
        <w:rPr>
          <w:noProof/>
        </w:rPr>
        <w:drawing>
          <wp:inline distT="0" distB="0" distL="0" distR="0" wp14:anchorId="209D223D" wp14:editId="47374CE9">
            <wp:extent cx="1290258" cy="1480248"/>
            <wp:effectExtent l="0" t="0" r="571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5327" cy="150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45F">
        <w:rPr>
          <w:noProof/>
          <w:lang w:eastAsia="zh-CN"/>
        </w:rPr>
        <w:t xml:space="preserve">  </w:t>
      </w:r>
      <w:r w:rsidR="00C6245F">
        <w:rPr>
          <w:noProof/>
        </w:rPr>
        <w:drawing>
          <wp:inline distT="0" distB="0" distL="0" distR="0" wp14:anchorId="2F8E5CD0" wp14:editId="038B6D0F">
            <wp:extent cx="2749550" cy="1421872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3699" cy="14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900B" w14:textId="3D44190C" w:rsidR="00367EF4" w:rsidRPr="00367EF4" w:rsidRDefault="00E90675" w:rsidP="00A51C64">
      <w:pPr>
        <w:pStyle w:val="Heading3"/>
      </w:pPr>
      <w:r>
        <w:t>上部</w:t>
      </w:r>
      <w:r w:rsidR="00367EF4" w:rsidRPr="00367EF4">
        <w:t>竖杆</w:t>
      </w:r>
      <m:oMath>
        <m:sSubSup>
          <m:sSubSupPr>
            <m:ctrlPr>
              <w:ins w:id="42" w:author="SU FONG" w:date="2020-09-16T16:14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43" w:author="SU FONG" w:date="2020-09-16T16:13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44" w:author="SU FONG" w:date="2020-09-16T16:13:00Z">
                <m:rPr>
                  <m:sty m:val="bi"/>
                </m:rPr>
                <w:rPr>
                  <w:rFonts w:ascii="Cambria Math" w:hAnsi="Cambria Math"/>
                </w:rPr>
                <m:t>1</m:t>
              </w:ins>
            </m:r>
          </m:sub>
          <m:sup>
            <m:r>
              <w:ins w:id="45" w:author="SU FONG" w:date="2020-09-16T16:14:00Z">
                <m:rPr>
                  <m:sty m:val="bi"/>
                </m:rPr>
                <w:rPr>
                  <w:rFonts w:ascii="Cambria Math" w:hAnsi="Cambria Math"/>
                </w:rPr>
                <m:t>'</m:t>
              </w:ins>
            </m:r>
          </m:sup>
        </m:sSubSup>
        <m:sSubSup>
          <m:sSubSupPr>
            <m:ctrlPr>
              <w:ins w:id="46" w:author="SU FONG" w:date="2020-09-16T16:13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47" w:author="SU FONG" w:date="2020-09-16T16:13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48" w:author="SU FONG" w:date="2020-09-16T16:14:00Z">
                <m:rPr>
                  <m:sty m:val="bi"/>
                </m:rPr>
                <w:rPr>
                  <w:rFonts w:ascii="Cambria Math" w:hAnsi="Cambria Math"/>
                </w:rPr>
                <m:t>2</m:t>
              </w:ins>
            </m:r>
          </m:sub>
          <m:sup>
            <m:r>
              <w:ins w:id="49" w:author="SU FONG" w:date="2020-09-16T16:13:00Z">
                <m:rPr>
                  <m:sty m:val="bi"/>
                </m:rPr>
                <w:rPr>
                  <w:rFonts w:ascii="Cambria Math" w:hAnsi="Cambria Math"/>
                </w:rPr>
                <m:t>'</m:t>
              </w:ins>
            </m:r>
          </m:sup>
        </m:sSubSup>
      </m:oMath>
    </w:p>
    <w:p w14:paraId="088EF00F" w14:textId="55C463D5" w:rsidR="00DC1251" w:rsidRPr="00DC1251" w:rsidRDefault="0084240B" w:rsidP="000F4AFA">
      <w:pPr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t>将上部拆解</w:t>
      </w:r>
      <w:r w:rsidR="007F60B9">
        <w:rPr>
          <w:rFonts w:ascii="SimSun" w:eastAsia="SimSun" w:hAnsi="SimSun" w:hint="eastAsia"/>
          <w:lang w:eastAsia="zh-CN"/>
        </w:rPr>
        <w:t>，</w:t>
      </w:r>
      <w:r w:rsidR="00A77A74">
        <w:rPr>
          <w:rFonts w:ascii="SimSun" w:eastAsia="SimSun" w:hAnsi="SimSun" w:hint="eastAsia"/>
          <w:lang w:eastAsia="zh-CN"/>
        </w:rPr>
        <w:t>对于</w:t>
      </w:r>
      <m:oMath>
        <m:sSubSup>
          <m:sSubSupPr>
            <m:ctrlPr>
              <w:ins w:id="50" w:author="SU FONG" w:date="2020-09-16T16:15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rPr>
                <w:rFonts w:ascii="Cambria Math" w:hAnsi="Cambria Math"/>
                <w:lang w:eastAsia="zh-CN"/>
              </w:rPr>
              <m:t>O</m:t>
            </m:r>
            <m:ctrlPr>
              <w:ins w:id="51" w:author="SU FONG" w:date="2020-09-16T16:15:00Z">
                <w:rPr>
                  <w:rFonts w:ascii="Cambria Math" w:hAnsi="Cambria Math"/>
                  <w:i/>
                  <w:lang w:eastAsia="zh-CN"/>
                </w:rPr>
              </w:ins>
            </m:ctrlPr>
          </m:e>
          <m:sub>
            <m:r>
              <w:rPr>
                <w:rFonts w:ascii="Cambria Math" w:hAnsi="Cambria Math"/>
                <w:lang w:eastAsia="zh-CN"/>
              </w:rPr>
              <m:t>1</m:t>
            </m:r>
            <m:ctrlPr>
              <w:ins w:id="52" w:author="SU FONG" w:date="2020-09-16T16:15:00Z">
                <w:rPr>
                  <w:rFonts w:ascii="Cambria Math" w:hAnsi="Cambria Math"/>
                  <w:i/>
                  <w:lang w:eastAsia="zh-CN"/>
                </w:rPr>
              </w:ins>
            </m:ctrlPr>
          </m:sub>
          <m:sup>
            <m:r>
              <w:ins w:id="53" w:author="SU FONG" w:date="2020-09-16T16:15:00Z">
                <w:rPr>
                  <w:rFonts w:ascii="Cambria Math" w:hAnsi="Cambria Math"/>
                  <w:lang w:eastAsia="zh-CN"/>
                </w:rPr>
                <m:t>'</m:t>
              </w:ins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ins w:id="54" w:author="SU FONG" w:date="2020-09-16T16:15:00Z">
                <w:rPr>
                  <w:rFonts w:ascii="Cambria Math" w:hAnsi="Cambria Math"/>
                  <w:lang w:eastAsia="zh-CN"/>
                </w:rPr>
                <m:t>2</m:t>
              </w:ins>
            </m:r>
            <m:r>
              <w:del w:id="55" w:author="SU FONG" w:date="2020-09-16T16:15:00Z">
                <w:rPr>
                  <w:rFonts w:ascii="Cambria Math" w:hAnsi="Cambria Math"/>
                  <w:lang w:eastAsia="zh-CN"/>
                </w:rPr>
                <m:t>1</m:t>
              </w:del>
            </m:r>
          </m:sub>
          <m:sup>
            <m:r>
              <w:rPr>
                <w:rFonts w:ascii="Cambria Math" w:hAnsi="Cambria Math"/>
                <w:lang w:eastAsia="zh-CN"/>
              </w:rPr>
              <m:t>'</m:t>
            </m:r>
          </m:sup>
        </m:sSubSup>
      </m:oMath>
      <w:r w:rsidR="007279FD">
        <w:rPr>
          <w:lang w:eastAsia="zh-CN"/>
        </w:rPr>
        <w:t>来说</w:t>
      </w:r>
      <w:r w:rsidR="007D028B">
        <w:rPr>
          <w:lang w:eastAsia="zh-CN"/>
        </w:rPr>
        <w:t>由于固连了其它设备</w:t>
      </w:r>
      <w:r w:rsidR="00F8064E">
        <w:rPr>
          <w:rFonts w:eastAsia="SimSun" w:hint="eastAsia"/>
          <w:lang w:eastAsia="zh-CN"/>
        </w:rPr>
        <w:t>，所以会有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</m:sSub>
      </m:oMath>
      <w:r w:rsidR="00E04B41">
        <w:rPr>
          <w:lang w:eastAsia="zh-CN"/>
        </w:rPr>
        <w:t>作用</w:t>
      </w:r>
      <w:r w:rsidR="00DC1251">
        <w:rPr>
          <w:rFonts w:eastAsia="SimSun" w:hint="eastAsia"/>
          <w:lang w:eastAsia="zh-CN"/>
        </w:rPr>
        <w:t>，由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x</m:t>
                </m:r>
              </m:sub>
            </m:sSub>
          </m:e>
        </m:nary>
      </m:oMath>
      <w:r w:rsidR="00062C1E">
        <w:rPr>
          <w:rFonts w:eastAsia="SimSun" w:hint="eastAsia"/>
          <w:lang w:eastAsia="zh-CN"/>
        </w:rPr>
        <w:t>，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V</m:t>
                </m:r>
              </m:e>
              <m:sub>
                <m:r>
                  <w:rPr>
                    <w:rFonts w:ascii="Cambria Math"/>
                    <w:lang w:eastAsia="zh-CN"/>
                  </w:rPr>
                  <m:t>y</m:t>
                </m:r>
              </m:sub>
            </m:sSub>
          </m:e>
        </m:nary>
      </m:oMath>
      <w:r w:rsidR="00062C1E">
        <w:rPr>
          <w:rFonts w:eastAsia="SimSun" w:hint="eastAsia"/>
          <w:lang w:eastAsia="zh-CN"/>
        </w:rPr>
        <w:t>，</w:t>
      </w:r>
      <w:r w:rsidR="00062C1E">
        <w:rPr>
          <w:rFonts w:eastAsia="SimSun" w:hint="eastAsia"/>
          <w:i/>
          <w:lang w:eastAsia="zh-CN"/>
        </w:rPr>
        <w:t>M</w:t>
      </w:r>
      <w:r w:rsidR="00DC1251">
        <w:rPr>
          <w:rFonts w:eastAsia="SimSun" w:hint="eastAsia"/>
          <w:lang w:eastAsia="zh-CN"/>
        </w:rPr>
        <w:t>受力平衡，可列方程式：</w:t>
      </w:r>
    </w:p>
    <w:p w14:paraId="6E9C1ECD" w14:textId="77777777" w:rsidR="00F721E9" w:rsidRDefault="00CD1FC0" w:rsidP="00086666">
      <w:pPr>
        <w:rPr>
          <w:rFonts w:ascii="SimSun" w:hAnsi="SimSun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926CC9" wp14:editId="6C644258">
            <wp:simplePos x="457200" y="8247380"/>
            <wp:positionH relativeFrom="column">
              <wp:align>left</wp:align>
            </wp:positionH>
            <wp:positionV relativeFrom="paragraph">
              <wp:align>top</wp:align>
            </wp:positionV>
            <wp:extent cx="860425" cy="110998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29">
        <w:rPr>
          <w:rFonts w:ascii="SimSun" w:hAnsi="SimSun"/>
          <w:lang w:eastAsia="zh-CN"/>
        </w:rPr>
        <w:br w:type="textWrapping" w:clear="all"/>
      </w:r>
    </w:p>
    <w:p w14:paraId="765696E1" w14:textId="16AFB004" w:rsidR="00641051" w:rsidRDefault="009A4F0C" w:rsidP="000F4AFA">
      <w:pPr>
        <w:rPr>
          <w:rFonts w:eastAsia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x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r>
                    <w:rPr>
                      <w:rFonts w:ascii="Cambria Math"/>
                    </w:rPr>
                    <m:t>y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icrosoft YaHei" w:eastAsia="Microsoft YaHei" w:hAnsi="Microsoft YaHei" w:cs="Microsoft YaHei" w:hint="eastAsia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 w:eastAsia="MS Gothic" w:hAnsi="Cambria Math" w:cs="MS Gothic" w:hint="eastAsia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="MS Gothic" w:hAnsi="Cambria Math" w:cs="MS Gothic" w:hint="eastAsia"/>
                </w:rPr>
                <m:t>h</m:t>
              </m:r>
            </m:e>
            <m:sub>
              <m:r>
                <w:rPr>
                  <w:rFonts w:ascii="Cambria Math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3</m:t>
              </m:r>
            </m:e>
          </m:d>
          <m:r>
            <m:rPr>
              <m:sty m:val="p"/>
            </m:rPr>
            <w:rPr>
              <w:lang w:eastAsia="zh-CN"/>
            </w:rPr>
            <w:br w:type="textWrapping" w:clear="all"/>
          </m:r>
        </m:oMath>
      </m:oMathPara>
      <w:r w:rsidR="003A65A8">
        <w:rPr>
          <w:rFonts w:eastAsia="SimSun" w:hint="eastAsia"/>
          <w:lang w:eastAsia="zh-CN"/>
        </w:rPr>
        <w:t>由</w:t>
      </w:r>
      <w:r w:rsidR="008F5A17">
        <w:rPr>
          <w:rFonts w:eastAsia="SimSun" w:hint="eastAsia"/>
          <w:lang w:eastAsia="zh-CN"/>
        </w:rPr>
        <w:t>M</w:t>
      </w:r>
      <w:r w:rsidR="008F5A17">
        <w:rPr>
          <w:rFonts w:eastAsia="SimSun" w:hint="eastAsia"/>
          <w:lang w:eastAsia="zh-CN"/>
        </w:rPr>
        <w:t>平衡可以算出</w:t>
      </w:r>
    </w:p>
    <w:p w14:paraId="72E7320B" w14:textId="52D728A2" w:rsidR="00D15A18" w:rsidRDefault="009A4F0C" w:rsidP="000F4AFA">
      <w:pPr>
        <w:rPr>
          <w:lang w:eastAsia="zh-CN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G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'</m:t>
                    </m:r>
                  </m:sup>
                </m:sSubSup>
              </m:sub>
            </m:sSub>
            <m:r>
              <w:rPr>
                <w:rFonts w:ascii="Cambria Math" w:hAnsi="Cambria Math"/>
                <w:lang w:eastAsia="zh-CN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5</m:t>
                </m:r>
              </m:sub>
            </m:sSub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'</m:t>
                    </m:r>
                  </m:sup>
                </m:sSubSup>
              </m:e>
            </m:bar>
          </m:den>
        </m:f>
        <m: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 w:hAnsi="Cambria Math"/>
            <w:lang w:eastAsia="zh-CN"/>
          </w:rPr>
          <m:t>(4)</m:t>
        </m:r>
      </m:oMath>
      <w:r w:rsidR="00415196">
        <w:rPr>
          <w:rFonts w:ascii="SimSun" w:eastAsia="SimSun" w:hAnsi="SimSun" w:hint="eastAsia"/>
          <w:lang w:eastAsia="zh-CN"/>
        </w:rPr>
        <w:t>，</w:t>
      </w:r>
      <w:r w:rsidR="0029328C">
        <w:rPr>
          <w:rFonts w:ascii="SimSun" w:eastAsia="SimSun" w:hAnsi="SimSun" w:hint="eastAsia"/>
          <w:lang w:eastAsia="zh-CN"/>
        </w:rPr>
        <w:t>同时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G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/>
            <w:lang w:eastAsia="zh-CN"/>
          </w:rPr>
          <m:t>(5)</m:t>
        </m:r>
      </m:oMath>
    </w:p>
    <w:p w14:paraId="2A77B706" w14:textId="5AA2750C" w:rsidR="00D15A18" w:rsidRPr="00397D7C" w:rsidRDefault="00D15A18" w:rsidP="000F4AFA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/>
                <w:lang w:eastAsia="zh-CN"/>
              </w:rPr>
              <m:t>*</m:t>
            </m:r>
          </m:sup>
        </m:sSubSup>
        <m:r>
          <w:rPr>
            <w:rFonts w:ascii="Cambria Math" w:hAnsi="Cambria Math"/>
            <w:lang w:eastAsia="zh-CN"/>
          </w:rPr>
          <m:t>(4)</m:t>
        </m:r>
        <m:r>
          <w:rPr>
            <w:rFonts w:ascii="Cambria Math" w:hAns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/>
                <w:lang w:eastAsia="zh-CN"/>
              </w:rPr>
              <m:t>*</m:t>
            </m:r>
          </m:sup>
        </m:sSubSup>
        <m:r>
          <w:rPr>
            <w:rFonts w:ascii="Cambria Math" w:hAnsi="Cambria Math"/>
            <w:lang w:eastAsia="zh-CN"/>
          </w:rPr>
          <m:t>(4)</m:t>
        </m:r>
      </m:oMath>
      <w:r w:rsidR="00352A04">
        <w:rPr>
          <w:lang w:eastAsia="zh-CN"/>
        </w:rPr>
        <w:t>确定</w:t>
      </w:r>
      <w:r w:rsidR="00B31A64">
        <w:rPr>
          <w:lang w:eastAsia="zh-CN"/>
        </w:rPr>
        <w:t>可求出</w:t>
      </w:r>
      <w:r w:rsidR="008322E1">
        <w:rPr>
          <w:rFonts w:ascii="SimSun" w:eastAsia="SimSun" w:hAnsi="SimSun" w:hint="eastAsia"/>
          <w:lang w:eastAsia="zh-CN"/>
        </w:rPr>
        <w:t>(固定可求出的加上标*表示)</w:t>
      </w:r>
      <w:r w:rsidR="00397D7C">
        <w:rPr>
          <w:rFonts w:ascii="SimSun" w:eastAsia="SimSun" w:hAnsi="SimSun"/>
          <w:lang w:eastAsia="zh-CN"/>
        </w:rPr>
        <w:t xml:space="preserve"> </w:t>
      </w:r>
      <w:r w:rsidR="004220A5" w:rsidRPr="00E869B8">
        <w:rPr>
          <w:rFonts w:ascii="SimSun" w:eastAsia="SimSun" w:hAnsi="SimSun"/>
          <w:color w:val="2E74B5" w:themeColor="accent1" w:themeShade="BF"/>
          <w:lang w:eastAsia="zh-CN"/>
        </w:rPr>
        <w:t>由计算结果可知</w:t>
      </w:r>
      <w:r w:rsidR="004220A5" w:rsidRPr="00E869B8">
        <w:rPr>
          <w:rFonts w:ascii="SimSun" w:eastAsia="SimSun" w:hAnsi="SimSun" w:hint="eastAsia"/>
          <w:color w:val="2E74B5" w:themeColor="accent1" w:themeShade="BF"/>
          <w:lang w:eastAsia="zh-CN"/>
        </w:rPr>
        <w:t>，</w:t>
      </w:r>
      <m:oMath>
        <m:sSubSup>
          <m:sSubSup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SupPr>
          <m:e>
            <m:r>
              <w:rPr>
                <w:rFonts w:ascii="Cambria Math"/>
                <w:color w:val="2E74B5" w:themeColor="accent1" w:themeShade="BF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color w:val="2E74B5" w:themeColor="accent1" w:themeShade="BF"/>
                  </w:rPr>
                </m:ctrlPr>
              </m:sSubSupPr>
              <m:e>
                <m:r>
                  <w:rPr>
                    <w:rFonts w:ascii="Cambria Math"/>
                    <w:color w:val="2E74B5" w:themeColor="accent1" w:themeShade="BF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color w:val="2E74B5" w:themeColor="accent1" w:themeShade="BF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color w:val="2E74B5" w:themeColor="accent1" w:themeShade="BF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  <w:color w:val="2E74B5" w:themeColor="accent1" w:themeShade="BF"/>
              </w:rPr>
            </m:ctrlPr>
          </m:sub>
          <m:sup>
            <m:r>
              <w:rPr>
                <w:rFonts w:ascii="MS Gothic" w:eastAsia="MS Gothic" w:hAnsi="MS Gothic" w:cs="MS Gothic" w:hint="eastAsia"/>
                <w:color w:val="2E74B5" w:themeColor="accent1" w:themeShade="BF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  <w:color w:val="2E74B5" w:themeColor="accent1" w:themeShade="BF"/>
              </w:rPr>
            </m:ctrlPr>
          </m:sup>
        </m:sSubSup>
      </m:oMath>
      <w:r w:rsidR="00397D7C" w:rsidRPr="00E869B8">
        <w:rPr>
          <w:color w:val="2E74B5" w:themeColor="accent1" w:themeShade="BF"/>
          <w:lang w:eastAsia="zh-CN"/>
        </w:rPr>
        <w:t>始终向一个方向</w:t>
      </w:r>
      <w:r w:rsidR="00FF42FE" w:rsidRPr="00E869B8">
        <w:rPr>
          <w:rFonts w:ascii="SimSun" w:eastAsia="SimSun" w:hAnsi="SimSun" w:hint="eastAsia"/>
          <w:color w:val="2E74B5" w:themeColor="accent1" w:themeShade="BF"/>
          <w:lang w:eastAsia="zh-CN"/>
        </w:rPr>
        <w:t>，因为</w:t>
      </w:r>
      <w:r w:rsidR="007C75A9">
        <w:rPr>
          <w:rFonts w:ascii="SimSun" w:eastAsia="SimSun" w:hAnsi="SimSun" w:hint="eastAsia"/>
          <w:color w:val="2E74B5" w:themeColor="accent1" w:themeShade="BF"/>
          <w:lang w:eastAsia="zh-CN"/>
        </w:rPr>
        <w:t>负载的重量始终向下。</w:t>
      </w:r>
    </w:p>
    <w:p w14:paraId="4DB531BA" w14:textId="6B5C3627" w:rsidR="00F721E9" w:rsidRPr="003A65A8" w:rsidRDefault="00EF5AA3" w:rsidP="000F4AFA">
      <w:pPr>
        <w:rPr>
          <w:rFonts w:eastAsia="SimSun"/>
          <w:lang w:eastAsia="zh-CN"/>
        </w:rPr>
      </w:pPr>
      <w:r>
        <w:rPr>
          <w:lang w:eastAsia="zh-CN"/>
        </w:rPr>
        <w:t>如果在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  <m:sup>
            <m:r>
              <w:rPr>
                <w:rFonts w:ascii="Cambria Math" w:hAnsi="Cambria Math"/>
                <w:lang w:eastAsia="zh-CN"/>
              </w:rPr>
              <m:t>'</m:t>
            </m:r>
          </m:sup>
        </m:sSubSup>
      </m:oMath>
      <w:r w:rsidR="008376B6">
        <w:rPr>
          <w:lang w:eastAsia="zh-CN"/>
        </w:rPr>
        <w:t>上没有固连其它设备</w:t>
      </w:r>
      <w:r w:rsidR="00626378">
        <w:rPr>
          <w:rFonts w:eastAsia="SimSun" w:hint="eastAsia"/>
          <w:lang w:eastAsia="zh-CN"/>
        </w:rPr>
        <w:t>即</w:t>
      </w:r>
      <w:r w:rsidR="0089654B">
        <w:rPr>
          <w:rFonts w:eastAsia="SimSun" w:hint="eastAsia"/>
          <w:i/>
          <w:lang w:eastAsia="zh-CN"/>
        </w:rPr>
        <w:t>h</w:t>
      </w:r>
      <w:r w:rsidR="0089654B">
        <w:rPr>
          <w:rFonts w:eastAsia="SimSun"/>
          <w:i/>
          <w:vertAlign w:val="subscript"/>
          <w:lang w:eastAsia="zh-CN"/>
        </w:rPr>
        <w:t>5</w:t>
      </w:r>
      <w:r w:rsidR="0089654B">
        <w:rPr>
          <w:rFonts w:eastAsia="SimSun" w:hint="eastAsia"/>
          <w:lang w:eastAsia="zh-CN"/>
        </w:rPr>
        <w:t>=</w:t>
      </w:r>
      <w:r w:rsidR="00F31591">
        <w:rPr>
          <w:rFonts w:eastAsia="SimSun"/>
          <w:lang w:eastAsia="zh-CN"/>
        </w:rPr>
        <w:t>0</w:t>
      </w:r>
      <w:r w:rsidR="007A4908">
        <w:rPr>
          <w:rFonts w:ascii="SimSun" w:eastAsia="SimSun" w:hAnsi="SimSun" w:hint="eastAsia"/>
          <w:lang w:eastAsia="zh-CN"/>
        </w:rPr>
        <w:t>，</w:t>
      </w:r>
      <w:r w:rsidR="007A4908">
        <w:rPr>
          <w:lang w:eastAsia="zh-CN"/>
        </w:rPr>
        <w:t>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/>
            <w:lang w:eastAsia="zh-CN"/>
          </w:rPr>
          <m:t>=0</m:t>
        </m:r>
      </m:oMath>
    </w:p>
    <w:p w14:paraId="3B419086" w14:textId="18ACBF12" w:rsidR="00BF3A45" w:rsidRDefault="007D2AC0" w:rsidP="000F4AFA">
      <w:pPr>
        <w:rPr>
          <w:lang w:eastAsia="zh-CN"/>
        </w:rPr>
      </w:pPr>
      <w:r>
        <w:rPr>
          <w:lang w:eastAsia="zh-CN"/>
        </w:rPr>
        <w:t>注</w:t>
      </w:r>
      <w:r w:rsidR="00BF3A45">
        <w:rPr>
          <w:rFonts w:ascii="SimSun" w:eastAsia="SimSun" w:hAnsi="SimSun" w:hint="eastAsia"/>
          <w:lang w:eastAsia="zh-CN"/>
        </w:rPr>
        <w:t>：</w:t>
      </w:r>
      <w:r>
        <w:rPr>
          <w:rFonts w:ascii="SimSun" w:eastAsia="SimSun" w:hAnsi="SimSun" w:hint="eastAsia"/>
          <w:lang w:eastAsia="zh-CN"/>
        </w:rPr>
        <w:t>其中M平衡以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O</m:t>
            </m:r>
          </m:e>
          <m:sub>
            <m:r>
              <w:rPr>
                <w:rFonts w:ascii="Cambria Math"/>
                <w:lang w:eastAsia="zh-CN"/>
              </w:rPr>
              <m:t>2</m:t>
            </m:r>
          </m:sub>
          <m:sup>
            <m:r>
              <w:rPr>
                <w:rFonts w:ascii="Cambria Math"/>
                <w:lang w:eastAsia="zh-CN"/>
              </w:rPr>
              <m:t>'</m:t>
            </m:r>
          </m:sup>
        </m:sSubSup>
      </m:oMath>
      <w:r w:rsidR="00001FDC">
        <w:rPr>
          <w:lang w:eastAsia="zh-CN"/>
        </w:rPr>
        <w:t>作为支点</w:t>
      </w:r>
      <w:r w:rsidR="00961A6B">
        <w:rPr>
          <w:lang w:eastAsia="zh-CN"/>
        </w:rPr>
        <w:t>计算</w:t>
      </w:r>
    </w:p>
    <w:p w14:paraId="5D524A5B" w14:textId="49AB823E" w:rsidR="00E77DBD" w:rsidRDefault="005A0B6C" w:rsidP="00A51C64">
      <w:pPr>
        <w:pStyle w:val="Heading3"/>
      </w:pPr>
      <w:r>
        <w:rPr>
          <w:rFonts w:hint="eastAsia"/>
        </w:rPr>
        <w:t>上部</w:t>
      </w:r>
      <w:r w:rsidR="00914519">
        <w:rPr>
          <w:rFonts w:hint="eastAsia"/>
        </w:rPr>
        <w:t>上</w:t>
      </w:r>
      <w:r w:rsidR="00914519">
        <w:t>连</w:t>
      </w:r>
      <w:r w:rsidR="00E77DBD" w:rsidRPr="00367EF4">
        <w:t>杆</w:t>
      </w:r>
      <m:oMath>
        <m:sSub>
          <m:sSubPr>
            <m:ctrlPr>
              <w:ins w:id="56" w:author="SU FONG" w:date="2020-09-16T16:15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57" w:author="SU FONG" w:date="2020-09-16T16:15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58" w:author="SU FONG" w:date="2020-09-16T16:15:00Z">
                <m:rPr>
                  <m:sty m:val="bi"/>
                </m:rPr>
                <w:rPr>
                  <w:rFonts w:ascii="Cambria Math" w:hAnsi="Cambria Math"/>
                </w:rPr>
                <m:t>2</m:t>
              </w:ins>
            </m:r>
          </m:sub>
        </m:sSub>
        <m:sSubSup>
          <m:sSubSupPr>
            <m:ctrlPr>
              <w:ins w:id="59" w:author="SU FONG" w:date="2020-09-16T16:15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60" w:author="SU FONG" w:date="2020-09-16T16:15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61" w:author="SU FONG" w:date="2020-09-16T16:15:00Z">
                <m:rPr>
                  <m:sty m:val="bi"/>
                </m:rPr>
                <w:rPr>
                  <w:rFonts w:ascii="Cambria Math" w:hAnsi="Cambria Math"/>
                </w:rPr>
                <m:t>2</m:t>
              </w:ins>
            </m:r>
          </m:sub>
          <m:sup>
            <m:r>
              <w:ins w:id="62" w:author="SU FONG" w:date="2020-09-16T16:15:00Z">
                <m:rPr>
                  <m:sty m:val="bi"/>
                </m:rPr>
                <w:rPr>
                  <w:rFonts w:ascii="Cambria Math" w:hAnsi="Cambria Math"/>
                </w:rPr>
                <m:t>'</m:t>
              </w:ins>
            </m:r>
          </m:sup>
        </m:sSubSup>
      </m:oMath>
    </w:p>
    <w:p w14:paraId="38FB718E" w14:textId="23127503" w:rsidR="006B54DB" w:rsidRPr="006B54DB" w:rsidRDefault="006B54DB" w:rsidP="000F4AFA">
      <w:pPr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t>对于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  <m:sup>
            <m:r>
              <w:rPr>
                <w:rFonts w:ascii="Cambria Math" w:hAnsi="Cambria Math"/>
                <w:lang w:eastAsia="zh-CN"/>
              </w:rPr>
              <m:t>'</m:t>
            </m:r>
          </m:sup>
        </m:sSubSup>
      </m:oMath>
      <w:r>
        <w:rPr>
          <w:lang w:eastAsia="zh-CN"/>
        </w:rPr>
        <w:t>来说</w:t>
      </w:r>
      <w:r>
        <w:rPr>
          <w:rFonts w:eastAsia="SimSun" w:hint="eastAsia"/>
          <w:lang w:eastAsia="zh-CN"/>
        </w:rPr>
        <w:t>所以会有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</m:sSub>
      </m:oMath>
      <w:r>
        <w:rPr>
          <w:lang w:eastAsia="zh-CN"/>
        </w:rPr>
        <w:t>作用</w:t>
      </w:r>
      <w:r>
        <w:rPr>
          <w:rFonts w:eastAsia="SimSun" w:hint="eastAsia"/>
          <w:lang w:eastAsia="zh-CN"/>
        </w:rPr>
        <w:t>，由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x</m:t>
                </m:r>
              </m:sub>
            </m:sSub>
          </m:e>
        </m:nary>
      </m:oMath>
      <w:r w:rsidR="009B24A8">
        <w:rPr>
          <w:rFonts w:eastAsia="SimSun" w:hint="eastAsia"/>
          <w:lang w:eastAsia="zh-CN"/>
        </w:rPr>
        <w:t>，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V</m:t>
                </m:r>
              </m:e>
              <m:sub>
                <m:r>
                  <w:rPr>
                    <w:rFonts w:ascii="Cambria Math"/>
                    <w:lang w:eastAsia="zh-CN"/>
                  </w:rPr>
                  <m:t>y</m:t>
                </m:r>
              </m:sub>
            </m:sSub>
          </m:e>
        </m:nary>
      </m:oMath>
      <w:r w:rsidR="009B24A8">
        <w:rPr>
          <w:rFonts w:eastAsia="SimSun" w:hint="eastAsia"/>
          <w:lang w:eastAsia="zh-CN"/>
        </w:rPr>
        <w:t>，</w:t>
      </w:r>
      <w:r w:rsidR="009B24A8">
        <w:rPr>
          <w:rFonts w:eastAsia="SimSun" w:hint="eastAsia"/>
          <w:i/>
          <w:lang w:eastAsia="zh-CN"/>
        </w:rPr>
        <w:t>M</w:t>
      </w:r>
      <w:r>
        <w:rPr>
          <w:rFonts w:eastAsia="SimSun" w:hint="eastAsia"/>
          <w:lang w:eastAsia="zh-CN"/>
        </w:rPr>
        <w:t>受力平衡，可列方程式：</w:t>
      </w:r>
    </w:p>
    <w:p w14:paraId="21402F07" w14:textId="77777777" w:rsidR="00F721E9" w:rsidRDefault="00912AA4" w:rsidP="00086666">
      <w:pPr>
        <w:rPr>
          <w:rFonts w:ascii="SimSun" w:hAnsi="SimSun"/>
        </w:rPr>
      </w:pPr>
      <w:r>
        <w:rPr>
          <w:noProof/>
        </w:rPr>
        <w:drawing>
          <wp:inline distT="0" distB="0" distL="0" distR="0" wp14:anchorId="3587EE23" wp14:editId="3AC79539">
            <wp:extent cx="3475126" cy="160242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109" cy="16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DC3C" w14:textId="1A6C3987" w:rsidR="00AF1099" w:rsidRPr="008910A0" w:rsidRDefault="009A4F0C" w:rsidP="000F4AFA">
      <w:pPr>
        <w:rPr>
          <w:rFonts w:ascii="SimSun" w:eastAsia="SimSun" w:hAnsi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x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=0(6)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r>
                    <w:rPr>
                      <w:rFonts w:ascii="Cambria Math"/>
                    </w:rPr>
                    <m:t>y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=0(7)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Microsoft YaHei" w:eastAsia="Microsoft YaHei" w:hAnsi="Microsoft YaHei" w:cs="Microsoft YaHei" w:hint="eastAsia"/>
                  <w:color w:val="FF0000"/>
                  <w:lang w:eastAsia="zh-CN"/>
                </w:rPr>
                <m:t>-</m:t>
              </m:r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=0(8)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</m:t>
          </m:r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=0(9)</m:t>
          </m:r>
        </m:oMath>
      </m:oMathPara>
    </w:p>
    <w:p w14:paraId="0A05C896" w14:textId="075EFBF8" w:rsidR="00B120F1" w:rsidRDefault="002F702C" w:rsidP="000F4AFA">
      <w:pPr>
        <w:rPr>
          <w:rFonts w:ascii="SimSun" w:eastAsia="SimSun" w:hAnsi="SimSun"/>
          <w:lang w:eastAsia="zh-CN"/>
        </w:rPr>
      </w:pPr>
      <w:r>
        <w:rPr>
          <w:rFonts w:ascii="SimSun" w:hAnsi="SimSun"/>
          <w:lang w:eastAsia="zh-CN"/>
        </w:rPr>
        <w:t>将</w:t>
      </w:r>
      <w:r>
        <w:rPr>
          <w:rFonts w:ascii="SimSun" w:eastAsia="SimSun" w:hAnsi="SimSun" w:hint="eastAsia"/>
          <w:lang w:eastAsia="zh-CN"/>
        </w:rPr>
        <w:t>（4）代入（</w:t>
      </w:r>
      <w:r w:rsidR="00487A24">
        <w:rPr>
          <w:rFonts w:ascii="SimSun" w:eastAsia="SimSun" w:hAnsi="SimSun"/>
          <w:lang w:eastAsia="zh-CN"/>
        </w:rPr>
        <w:t>6</w:t>
      </w:r>
      <w:r>
        <w:rPr>
          <w:rFonts w:ascii="SimSun" w:eastAsia="SimSun" w:hAnsi="SimSun" w:hint="eastAsia"/>
          <w:lang w:eastAsia="zh-CN"/>
        </w:rPr>
        <w:t>）可求出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</m:oMath>
    </w:p>
    <w:p w14:paraId="1AECCD5B" w14:textId="44B33211" w:rsidR="007E7F70" w:rsidRPr="00B7083C" w:rsidRDefault="009A4F0C" w:rsidP="000F4AFA"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m:rPr>
              <m:nor/>
            </m:rPr>
            <w:rPr>
              <w:rFonts w:asci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(10)</m:t>
          </m:r>
        </m:oMath>
      </m:oMathPara>
    </w:p>
    <w:p w14:paraId="098ECBA4" w14:textId="5BEC2ADB" w:rsidR="0021321B" w:rsidRDefault="00EE5908" w:rsidP="000F4AFA">
      <w:pPr>
        <w:rPr>
          <w:rFonts w:ascii="SimSun" w:eastAsia="SimSun" w:hAnsi="SimSun"/>
          <w:color w:val="2E74B5" w:themeColor="accent1" w:themeShade="BF"/>
          <w:lang w:eastAsia="zh-CN"/>
        </w:rPr>
      </w:pPr>
      <w:r w:rsidRPr="00E869B8">
        <w:rPr>
          <w:rFonts w:ascii="SimSun" w:eastAsia="SimSun" w:hAnsi="SimSun"/>
          <w:color w:val="2E74B5" w:themeColor="accent1" w:themeShade="BF"/>
          <w:lang w:eastAsia="zh-CN"/>
        </w:rPr>
        <w:t>由计算结果可知</w:t>
      </w:r>
      <w:r w:rsidRPr="00E869B8">
        <w:rPr>
          <w:rFonts w:ascii="SimSun" w:eastAsia="SimSun" w:hAnsi="SimSun" w:hint="eastAsia"/>
          <w:color w:val="2E74B5" w:themeColor="accent1" w:themeShade="BF"/>
          <w:lang w:eastAsia="zh-CN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</m:oMath>
      <w:r w:rsidR="00627301" w:rsidRPr="0034764A">
        <w:rPr>
          <w:rFonts w:ascii="SimSun" w:eastAsia="SimSun" w:hAnsi="SimSun" w:hint="eastAsia"/>
          <w:color w:val="FF0000"/>
          <w:lang w:eastAsia="zh-CN"/>
        </w:rPr>
        <w:t>会</w:t>
      </w:r>
      <w:r w:rsidR="00627301" w:rsidRPr="0034764A">
        <w:rPr>
          <w:color w:val="FF0000"/>
          <w:lang w:eastAsia="zh-CN"/>
        </w:rPr>
        <w:t>在正负值之间交换</w:t>
      </w:r>
      <w:r w:rsidR="0034764A" w:rsidRPr="0034764A">
        <w:rPr>
          <w:rFonts w:ascii="SimSun" w:eastAsia="SimSun" w:hAnsi="SimSun" w:hint="eastAsia"/>
          <w:color w:val="FF0000"/>
          <w:lang w:eastAsia="zh-CN"/>
        </w:rPr>
        <w:t>（不會）</w:t>
      </w:r>
      <w:r w:rsidRPr="00E869B8">
        <w:rPr>
          <w:rFonts w:ascii="SimSun" w:eastAsia="SimSun" w:hAnsi="SimSun" w:hint="eastAsia"/>
          <w:color w:val="2E74B5" w:themeColor="accent1" w:themeShade="BF"/>
          <w:lang w:eastAsia="zh-CN"/>
        </w:rPr>
        <w:t>，因为</w:t>
      </w:r>
      <w:r>
        <w:rPr>
          <w:rFonts w:ascii="SimSun" w:eastAsia="SimSun" w:hAnsi="SimSun" w:hint="eastAsia"/>
          <w:color w:val="2E74B5" w:themeColor="accent1" w:themeShade="BF"/>
          <w:lang w:eastAsia="zh-CN"/>
        </w:rPr>
        <w:t>负载的重量始终向下。</w:t>
      </w:r>
    </w:p>
    <w:p w14:paraId="4627132B" w14:textId="41E4C229" w:rsidR="00555866" w:rsidRDefault="00555866" w:rsidP="000F4AFA">
      <w:pPr>
        <w:rPr>
          <w:rFonts w:ascii="SimSun" w:eastAsia="SimSun" w:hAnsi="SimSun"/>
          <w:lang w:eastAsia="zh-CN"/>
        </w:rPr>
      </w:pPr>
      <w:r>
        <w:rPr>
          <w:lang w:eastAsia="zh-CN"/>
        </w:rPr>
        <w:t>现在计算有</w:t>
      </w:r>
      <w:r>
        <w:rPr>
          <w:rFonts w:ascii="SimSun" w:eastAsia="SimSun" w:hAnsi="SimSun" w:hint="eastAsia"/>
          <w:lang w:eastAsia="zh-CN"/>
        </w:rPr>
        <w:t>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  <m:r>
          <w:rPr>
            <w:rFonts w:ascii="Cambria Math"/>
            <w:lang w:eastAsia="zh-CN"/>
          </w:rPr>
          <m:t>(10)</m:t>
        </m:r>
      </m:oMath>
    </w:p>
    <w:p w14:paraId="64172220" w14:textId="30026D87" w:rsidR="00AF1099" w:rsidRDefault="00271BAC" w:rsidP="000F4AFA">
      <w:pPr>
        <w:rPr>
          <w:rFonts w:ascii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由于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F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e>
        </m:bar>
        <m:r>
          <w:rPr>
            <w:rFonts w:ascii="Cambria Math"/>
            <w:lang w:eastAsia="zh-CN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P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e>
        </m:bar>
        <m:r>
          <w:rPr>
            <w:rFonts w:ascii="MS Gothic" w:eastAsia="MS Gothic" w:hAnsi="MS Gothic" w:cs="MS Gothic" w:hint="eastAsia"/>
            <w:lang w:eastAsia="zh-CN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/>
                <w:lang w:eastAsia="zh-CN"/>
              </w:rPr>
              <m:t>sin</m:t>
            </m:r>
          </m:fName>
          <m:e>
            <m:r>
              <w:rPr>
                <w:rFonts w:ascii="Cambria Math"/>
                <w:lang w:eastAsia="zh-CN"/>
              </w:rPr>
              <m:t>φ</m:t>
            </m:r>
          </m:e>
        </m:func>
      </m:oMath>
      <w:r w:rsidR="00727B1B">
        <w:rPr>
          <w:rFonts w:ascii="SimSun" w:eastAsia="SimSun" w:hAnsi="SimSun" w:hint="eastAsia"/>
          <w:lang w:eastAsia="zh-CN"/>
        </w:rPr>
        <w:t>，</w:t>
      </w:r>
      <w:r w:rsidR="00FE434E">
        <w:rPr>
          <w:lang w:eastAsia="zh-CN"/>
        </w:rPr>
        <w:t>同时</w:t>
      </w:r>
      <w:r w:rsidR="00BA0110">
        <w:rPr>
          <w:rFonts w:ascii="SimSun" w:hAnsi="SimSun"/>
          <w:lang w:eastAsia="zh-CN"/>
        </w:rPr>
        <w:t>将</w:t>
      </w:r>
      <w:r w:rsidR="00BA0110">
        <w:rPr>
          <w:rFonts w:ascii="SimSun" w:eastAsia="SimSun" w:hAnsi="SimSun" w:hint="eastAsia"/>
          <w:lang w:eastAsia="zh-CN"/>
        </w:rPr>
        <w:t>（4）代入（8）</w:t>
      </w:r>
      <w:r w:rsidR="00650499">
        <w:rPr>
          <w:rFonts w:ascii="SimSun" w:eastAsia="SimSun" w:hAnsi="SimSun" w:hint="eastAsia"/>
          <w:lang w:eastAsia="zh-CN"/>
        </w:rPr>
        <w:t>可求出</w:t>
      </w:r>
    </w:p>
    <w:p w14:paraId="668506BB" w14:textId="6D233F33" w:rsidR="00AF1099" w:rsidRDefault="009A4F0C" w:rsidP="000F4A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</m:oMath>
      </m:oMathPara>
    </w:p>
    <w:p w14:paraId="18601D5C" w14:textId="359C9E4E" w:rsidR="00C0177F" w:rsidRPr="00CC536F" w:rsidRDefault="00C0177F" w:rsidP="000F4AFA">
      <w:pPr>
        <w:rPr>
          <w:rFonts w:ascii="SimSun" w:eastAsia="SimSun" w:hAnsi="SimSun"/>
          <w:lang w:eastAsia="zh-CN"/>
        </w:rPr>
      </w:pPr>
      <w:r>
        <w:t>由</w:t>
      </w:r>
      <w:r>
        <w:rPr>
          <w:rFonts w:ascii="SimSun" w:eastAsia="SimSun" w:hAnsi="SimSun" w:hint="eastAsia"/>
          <w:lang w:eastAsia="zh-CN"/>
        </w:rPr>
        <w:t>（</w:t>
      </w:r>
      <w:r w:rsidR="005900E3">
        <w:rPr>
          <w:rFonts w:ascii="SimSun" w:eastAsia="SimSun" w:hAnsi="SimSun"/>
          <w:lang w:eastAsia="zh-CN"/>
        </w:rPr>
        <w:t>1</w:t>
      </w:r>
      <w:r w:rsidR="003E1020">
        <w:rPr>
          <w:rFonts w:ascii="SimSun" w:eastAsia="SimSun" w:hAnsi="SimSun"/>
          <w:lang w:eastAsia="zh-CN"/>
        </w:rPr>
        <w:t>1</w:t>
      </w:r>
      <w:r>
        <w:rPr>
          <w:rFonts w:ascii="SimSun" w:eastAsia="SimSun" w:hAnsi="SimSun" w:hint="eastAsia"/>
          <w:lang w:eastAsia="zh-CN"/>
        </w:rPr>
        <w:t>）式可求出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</m:oMath>
    </w:p>
    <w:p w14:paraId="3A531BB4" w14:textId="4A52E09F" w:rsidR="00AF1099" w:rsidRDefault="009A4F0C" w:rsidP="000F4AFA">
      <w:pPr>
        <w:rPr>
          <w:rFonts w:ascii="SimSun" w:hAnsi="SimSu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φ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den>
          </m:f>
          <m:r>
            <w:rPr>
              <w:rFonts w:ascii="Cambria Math"/>
            </w:rPr>
            <m:t>(</m:t>
          </m:r>
          <m:r>
            <m:rPr>
              <m:nor/>
            </m:rPr>
            <w:rPr>
              <w:rFonts w:ascii="Cambria Math"/>
            </w:rPr>
            <m:t>11</m:t>
          </m:r>
          <m:r>
            <m:rPr>
              <m:sty m:val="p"/>
            </m:rPr>
            <w:rPr>
              <w:rFonts w:ascii="Cambria Math"/>
            </w:rPr>
            <m:t>)</m:t>
          </m:r>
        </m:oMath>
      </m:oMathPara>
    </w:p>
    <w:p w14:paraId="215A9498" w14:textId="79881611" w:rsidR="00F2452F" w:rsidRDefault="00F2452F" w:rsidP="000F4AFA">
      <w:pPr>
        <w:rPr>
          <w:rFonts w:ascii="SimSun" w:eastAsia="SimSun" w:hAnsi="SimSun"/>
          <w:lang w:eastAsia="zh-CN"/>
        </w:rPr>
      </w:pPr>
      <w:r>
        <w:rPr>
          <w:lang w:eastAsia="zh-CN"/>
        </w:rPr>
        <w:t>现在计算有</w:t>
      </w:r>
      <w:r>
        <w:rPr>
          <w:rFonts w:ascii="SimSun" w:eastAsia="SimSun" w:hAnsi="SimSun" w:hint="eastAsia"/>
          <w:lang w:eastAsia="zh-CN"/>
        </w:rPr>
        <w:t>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  <m:r>
          <w:rPr>
            <w:rFonts w:ascii="Cambria Math"/>
            <w:lang w:eastAsia="zh-CN"/>
          </w:rPr>
          <m:t>(10)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(11)</m:t>
        </m:r>
      </m:oMath>
    </w:p>
    <w:p w14:paraId="2B035AA5" w14:textId="33FBC289" w:rsidR="00AF1099" w:rsidRDefault="0058700F" w:rsidP="000F4AFA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由于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F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e>
        </m:bar>
        <m:r>
          <w:rPr>
            <w:rFonts w:ascii="Cambria Math"/>
            <w:lang w:eastAsia="zh-CN"/>
          </w:rPr>
          <m:t>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P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e>
        </m:bar>
        <m:r>
          <w:rPr>
            <w:rFonts w:ascii="MS Gothic" w:eastAsia="MS Gothic" w:hAnsi="MS Gothic" w:cs="MS Gothic" w:hint="eastAsia"/>
            <w:lang w:eastAsia="zh-CN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/>
                <w:lang w:eastAsia="zh-CN"/>
              </w:rPr>
              <m:t>sin</m:t>
            </m:r>
          </m:fName>
          <m:e>
            <m:r>
              <w:rPr>
                <w:rFonts w:ascii="Cambria Math"/>
                <w:lang w:eastAsia="zh-CN"/>
              </w:rPr>
              <m:t>φ</m:t>
            </m:r>
          </m:e>
        </m:func>
      </m:oMath>
      <w:r>
        <w:rPr>
          <w:rFonts w:ascii="SimSun" w:eastAsia="SimSun" w:hAnsi="SimSun" w:hint="eastAsia"/>
          <w:lang w:eastAsia="zh-CN"/>
        </w:rPr>
        <w:t>，</w:t>
      </w:r>
      <w:r w:rsidR="00E37F1D">
        <w:rPr>
          <w:lang w:eastAsia="zh-CN"/>
        </w:rPr>
        <w:t>同时</w:t>
      </w:r>
      <w:r w:rsidR="00E37F1D">
        <w:rPr>
          <w:rFonts w:ascii="SimSun" w:hAnsi="SimSun"/>
          <w:lang w:eastAsia="zh-CN"/>
        </w:rPr>
        <w:t>将</w:t>
      </w:r>
      <w:r w:rsidR="00E37F1D">
        <w:rPr>
          <w:rFonts w:ascii="SimSun" w:eastAsia="SimSun" w:hAnsi="SimSun" w:hint="eastAsia"/>
          <w:lang w:eastAsia="zh-CN"/>
        </w:rPr>
        <w:t>（4）代入（</w:t>
      </w:r>
      <w:r w:rsidR="001E3902">
        <w:rPr>
          <w:rFonts w:ascii="SimSun" w:eastAsia="SimSun" w:hAnsi="SimSun"/>
          <w:lang w:eastAsia="zh-CN"/>
        </w:rPr>
        <w:t>9</w:t>
      </w:r>
      <w:r w:rsidR="00E37F1D">
        <w:rPr>
          <w:rFonts w:ascii="SimSun" w:eastAsia="SimSun" w:hAnsi="SimSun" w:hint="eastAsia"/>
          <w:lang w:eastAsia="zh-CN"/>
        </w:rPr>
        <w:t>）可求出</w:t>
      </w:r>
    </w:p>
    <w:p w14:paraId="3AB93419" w14:textId="74299DED" w:rsidR="001E3902" w:rsidRDefault="009A4F0C" w:rsidP="000F4AFA">
      <w:pPr>
        <w:rPr>
          <w:rFonts w:ascii="SimSun" w:eastAsia="SimSun" w:hAnsi="SimSun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φ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=0(9)</m:t>
          </m:r>
        </m:oMath>
      </m:oMathPara>
    </w:p>
    <w:p w14:paraId="6E1079D9" w14:textId="4A84EDFD" w:rsidR="001E3902" w:rsidRDefault="009A4F0C" w:rsidP="000F4AFA">
      <w:pPr>
        <w:rPr>
          <w:rFonts w:ascii="SimSun" w:eastAsia="SimSun" w:hAnsi="SimSun"/>
          <w:lang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  <m:r>
                <w:rPr>
                  <w:rFonts w:ascii="MS Gothic" w:eastAsia="MS Gothic" w:hAnsi="MS Gothic" w:cs="MS Gothic" w:hint="eastAsia"/>
                </w:rPr>
                <m:t>⋅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φ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den>
          </m:f>
          <m:r>
            <w:rPr>
              <w:rFonts w:ascii="Cambria Math"/>
            </w:rPr>
            <m:t>(12)</m:t>
          </m:r>
        </m:oMath>
      </m:oMathPara>
    </w:p>
    <w:p w14:paraId="091F60B6" w14:textId="36E1F998" w:rsidR="00195398" w:rsidRDefault="00195398" w:rsidP="000F4AFA">
      <w:pPr>
        <w:rPr>
          <w:rFonts w:ascii="SimSun" w:eastAsia="SimSun" w:hAnsi="SimSun"/>
          <w:lang w:eastAsia="zh-CN"/>
        </w:rPr>
      </w:pPr>
      <w:r>
        <w:rPr>
          <w:lang w:eastAsia="zh-CN"/>
        </w:rPr>
        <w:t>现在计算有</w:t>
      </w:r>
      <w:r>
        <w:rPr>
          <w:rFonts w:ascii="SimSun" w:eastAsia="SimSun" w:hAnsi="SimSun" w:hint="eastAsia"/>
          <w:lang w:eastAsia="zh-CN"/>
        </w:rPr>
        <w:t>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  <m:r>
          <w:rPr>
            <w:rFonts w:ascii="Cambria Math"/>
            <w:lang w:eastAsia="zh-CN"/>
          </w:rPr>
          <m:t>(10)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(11)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(12)</m:t>
        </m:r>
      </m:oMath>
    </w:p>
    <w:p w14:paraId="13CDE8BB" w14:textId="6023185E" w:rsidR="001E3902" w:rsidRDefault="004165B5" w:rsidP="000F4AFA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将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/>
                <w:lang w:eastAsia="zh-CN"/>
              </w:rPr>
              <m:t>*</m:t>
            </m:r>
          </m:sup>
        </m:sSubSup>
      </m:oMath>
      <w:r w:rsidR="00D70B92">
        <w:rPr>
          <w:lang w:eastAsia="zh-CN"/>
        </w:rPr>
        <w:t>代入</w:t>
      </w:r>
      <w:r w:rsidR="00D70B92">
        <w:rPr>
          <w:rFonts w:ascii="SimSun" w:eastAsia="SimSun" w:hAnsi="SimSun" w:hint="eastAsia"/>
          <w:lang w:eastAsia="zh-CN"/>
        </w:rPr>
        <w:t>（5），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G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</m:sSub>
        <m:r>
          <w:rPr>
            <w:rFonts w:ascii="Cambria Math"/>
            <w:lang w:eastAsia="zh-CN"/>
          </w:rPr>
          <m:t>(5)</m:t>
        </m:r>
      </m:oMath>
      <w:r w:rsidR="00775A76">
        <w:rPr>
          <w:lang w:eastAsia="zh-CN"/>
        </w:rPr>
        <w:t>可得</w:t>
      </w:r>
    </w:p>
    <w:p w14:paraId="5D6613C4" w14:textId="203CA96F" w:rsidR="001E3902" w:rsidRDefault="009A4F0C" w:rsidP="000F4AF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(13)</m:t>
          </m:r>
        </m:oMath>
      </m:oMathPara>
    </w:p>
    <w:p w14:paraId="30112B22" w14:textId="21136DC8" w:rsidR="009E0B4D" w:rsidRDefault="009A4F0C" w:rsidP="000F4AF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(10)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(11)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(12)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(13)</m:t>
          </m:r>
        </m:oMath>
      </m:oMathPara>
    </w:p>
    <w:p w14:paraId="1DB08488" w14:textId="77777777" w:rsidR="00A326C2" w:rsidRDefault="00A326C2" w:rsidP="00086666"/>
    <w:p w14:paraId="17D90C55" w14:textId="2F108F3B" w:rsidR="00815E33" w:rsidRDefault="00F60490" w:rsidP="00A51C64">
      <w:pPr>
        <w:pStyle w:val="Heading3"/>
      </w:pPr>
      <w:r>
        <w:rPr>
          <w:rFonts w:hint="eastAsia"/>
        </w:rPr>
        <w:t>上部</w:t>
      </w:r>
      <w:r w:rsidR="008F1424">
        <w:rPr>
          <w:rFonts w:hint="eastAsia"/>
        </w:rPr>
        <w:t>下</w:t>
      </w:r>
      <w:r w:rsidR="00815E33">
        <w:t>连</w:t>
      </w:r>
      <w:r w:rsidR="00815E33" w:rsidRPr="00367EF4">
        <w:t>杆</w:t>
      </w:r>
      <m:oMath>
        <m:sSub>
          <m:sSubPr>
            <m:ctrlPr>
              <w:ins w:id="63" w:author="SU FONG" w:date="2020-09-16T16:1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64" w:author="SU FONG" w:date="2020-09-16T16:16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65" w:author="SU FONG" w:date="2020-09-16T16:16:00Z">
                <m:rPr>
                  <m:sty m:val="bi"/>
                </m:rPr>
                <w:rPr>
                  <w:rFonts w:ascii="Cambria Math" w:hAnsi="Cambria Math"/>
                </w:rPr>
                <m:t>1</m:t>
              </w:ins>
            </m:r>
          </m:sub>
        </m:sSub>
        <m:sSubSup>
          <m:sSubSupPr>
            <m:ctrlPr>
              <w:ins w:id="66" w:author="SU FONG" w:date="2020-09-16T16:16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67" w:author="SU FONG" w:date="2020-09-16T16:16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68" w:author="SU FONG" w:date="2020-09-16T16:16:00Z">
                <m:rPr>
                  <m:sty m:val="bi"/>
                </m:rPr>
                <w:rPr>
                  <w:rFonts w:ascii="Cambria Math" w:hAnsi="Cambria Math"/>
                </w:rPr>
                <m:t>1</m:t>
              </w:ins>
            </m:r>
          </m:sub>
          <m:sup>
            <m:r>
              <w:ins w:id="69" w:author="SU FONG" w:date="2020-09-16T16:16:00Z">
                <m:rPr>
                  <m:sty m:val="bi"/>
                </m:rPr>
                <w:rPr>
                  <w:rFonts w:ascii="Cambria Math" w:hAnsi="Cambria Math"/>
                </w:rPr>
                <m:t>'</m:t>
              </w:ins>
            </m:r>
          </m:sup>
        </m:sSubSup>
      </m:oMath>
    </w:p>
    <w:p w14:paraId="7CBAD1D2" w14:textId="77777777" w:rsidR="00815E33" w:rsidRDefault="002542B9" w:rsidP="00086666">
      <w:r>
        <w:rPr>
          <w:noProof/>
        </w:rPr>
        <w:drawing>
          <wp:inline distT="0" distB="0" distL="0" distR="0" wp14:anchorId="6B6E09E6" wp14:editId="777EC020">
            <wp:extent cx="2498846" cy="1293355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166" cy="13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74B" w14:textId="1B9C685F" w:rsidR="00552BE2" w:rsidRPr="00923DD4" w:rsidRDefault="00552BE2" w:rsidP="000F4AFA">
      <w:pPr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t>对于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O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  <m:sup>
            <m:r>
              <w:rPr>
                <w:rFonts w:ascii="Cambria Math" w:hAnsi="Cambria Math"/>
                <w:lang w:eastAsia="zh-CN"/>
              </w:rPr>
              <m:t>'</m:t>
            </m:r>
          </m:sup>
        </m:sSubSup>
      </m:oMath>
      <w:r>
        <w:rPr>
          <w:lang w:eastAsia="zh-CN"/>
        </w:rPr>
        <w:t>来说</w:t>
      </w:r>
      <w:r>
        <w:rPr>
          <w:rFonts w:eastAsia="SimSun" w:hint="eastAsia"/>
          <w:lang w:eastAsia="zh-CN"/>
        </w:rPr>
        <w:t>会有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eastAsia="zh-CN"/>
                  </w:rPr>
                  <m:t>'</m:t>
                </m:r>
              </m:sup>
            </m:sSubSup>
          </m:sub>
        </m:sSub>
      </m:oMath>
      <w:r>
        <w:rPr>
          <w:lang w:eastAsia="zh-CN"/>
        </w:rPr>
        <w:t>作用</w:t>
      </w:r>
      <w:r>
        <w:rPr>
          <w:rFonts w:eastAsia="SimSun" w:hint="eastAsia"/>
          <w:lang w:eastAsia="zh-CN"/>
        </w:rPr>
        <w:t>，由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x</m:t>
                </m:r>
              </m:sub>
            </m:sSub>
          </m:e>
        </m:nary>
      </m:oMath>
      <w:r>
        <w:rPr>
          <w:rFonts w:eastAsia="SimSun" w:hint="eastAsia"/>
          <w:lang w:eastAsia="zh-CN"/>
        </w:rPr>
        <w:t>，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V</m:t>
                </m:r>
              </m:e>
              <m:sub>
                <m:r>
                  <w:rPr>
                    <w:rFonts w:ascii="Cambria Math"/>
                    <w:lang w:eastAsia="zh-CN"/>
                  </w:rPr>
                  <m:t>y</m:t>
                </m:r>
              </m:sub>
            </m:sSub>
          </m:e>
        </m:nary>
      </m:oMath>
      <w:r>
        <w:rPr>
          <w:rFonts w:eastAsia="SimSun" w:hint="eastAsia"/>
          <w:lang w:eastAsia="zh-CN"/>
        </w:rPr>
        <w:t>，</w:t>
      </w:r>
      <w:r>
        <w:rPr>
          <w:rFonts w:eastAsia="SimSun" w:hint="eastAsia"/>
          <w:i/>
          <w:lang w:eastAsia="zh-CN"/>
        </w:rPr>
        <w:t>M</w:t>
      </w:r>
      <w:r>
        <w:rPr>
          <w:rFonts w:eastAsia="SimSun" w:hint="eastAsia"/>
          <w:lang w:eastAsia="zh-CN"/>
        </w:rPr>
        <w:t>受力平衡，可列方程式：</w:t>
      </w:r>
    </w:p>
    <w:p w14:paraId="5E57616A" w14:textId="4142EDE7" w:rsidR="00815E33" w:rsidRDefault="009A4F0C" w:rsidP="000F4AFA">
      <w:pPr>
        <w:rPr>
          <w:rFonts w:eastAsia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x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=0(14)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r>
                    <w:rPr>
                      <w:rFonts w:ascii="Cambria Math"/>
                    </w:rPr>
                    <m:t>y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=0(15)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１</m:t>
                  </m:r>
                </m:sub>
              </m:sSub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=0(16)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</m:t>
          </m:r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=0(17)</m:t>
          </m:r>
        </m:oMath>
      </m:oMathPara>
    </w:p>
    <w:p w14:paraId="5941100D" w14:textId="77777777" w:rsidR="00CF7BBF" w:rsidRDefault="00CF7BBF" w:rsidP="00086666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其中</w:t>
      </w:r>
      <w:r w:rsidR="00C677B2">
        <w:rPr>
          <w:rFonts w:eastAsia="SimSun"/>
          <w:lang w:eastAsia="zh-CN"/>
        </w:rPr>
        <w:t>已经计算出的数据如下</w:t>
      </w:r>
      <w:r w:rsidR="00C677B2">
        <w:rPr>
          <w:rFonts w:eastAsia="SimSun" w:hint="eastAsia"/>
          <w:lang w:eastAsia="zh-CN"/>
        </w:rPr>
        <w:t>：</w:t>
      </w:r>
    </w:p>
    <w:p w14:paraId="301195D2" w14:textId="3B60A8B6" w:rsidR="00317C1A" w:rsidRPr="00BC68D1" w:rsidRDefault="009A4F0C" w:rsidP="000F4AFA">
      <w:pPr>
        <w:rPr>
          <w:rFonts w:eastAsia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x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=0</m:t>
          </m:r>
          <m:r>
            <w:rPr>
              <w:rFonts w:ascii="Cambria Math"/>
            </w:rPr>
            <m:t xml:space="preserve">　</m:t>
          </m:r>
          <m:r>
            <w:rPr>
              <w:rFonts w:ascii="Cambria Math"/>
            </w:rPr>
            <m:t>(14)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r>
                    <w:rPr>
                      <w:rFonts w:ascii="Cambria Math"/>
                    </w:rPr>
                    <m:t>y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=0(15)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１</m:t>
                  </m:r>
                </m:sub>
              </m:sSub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=0(16)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Microsoft YaHei" w:eastAsia="Microsoft YaHei" w:hAnsi="Microsoft YaHei" w:cs="Microsoft YaHei" w:hint="eastAsia"/>
                  <w:color w:val="FF0000"/>
                  <w:lang w:eastAsia="zh-CN"/>
                </w:rPr>
                <m:t>-</m:t>
              </m:r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=0(17)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</m:oMath>
      </m:oMathPara>
    </w:p>
    <w:p w14:paraId="2DAD5DA0" w14:textId="77777777" w:rsidR="00815E33" w:rsidRPr="00613C14" w:rsidRDefault="00C677B2" w:rsidP="00086666">
      <w:pPr>
        <w:rPr>
          <w:rFonts w:ascii="SimSun" w:eastAsia="SimSun" w:hAnsi="SimSun"/>
          <w:lang w:eastAsia="zh-CN"/>
        </w:rPr>
      </w:pPr>
      <w:r>
        <w:rPr>
          <w:rFonts w:ascii="SimSun" w:hAnsi="SimSun"/>
          <w:lang w:eastAsia="zh-CN"/>
        </w:rPr>
        <w:t>由</w:t>
      </w:r>
    </w:p>
    <w:p w14:paraId="6EED8FC6" w14:textId="3282C07F" w:rsidR="00CD7901" w:rsidRDefault="009A4F0C" w:rsidP="000F4AF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 xml:space="preserve">　</m:t>
          </m:r>
          <m:r>
            <w:rPr>
              <w:rFonts w:ascii="Cambria Math"/>
            </w:rPr>
            <m:t>(18)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(19)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(20)</m:t>
          </m:r>
        </m:oMath>
      </m:oMathPara>
    </w:p>
    <w:p w14:paraId="2AB1982A" w14:textId="63621D70" w:rsidR="00C26FD3" w:rsidRDefault="00C26FD3" w:rsidP="000F4AFA">
      <w:pPr>
        <w:rPr>
          <w:lang w:eastAsia="zh-CN"/>
        </w:rPr>
      </w:pPr>
      <w:r>
        <w:rPr>
          <w:rFonts w:eastAsia="SimSun" w:hint="eastAsia"/>
          <w:lang w:eastAsia="zh-CN"/>
        </w:rPr>
        <w:t>至此，上部结构所有变量全部求出</w:t>
      </w:r>
      <w:r w:rsidR="008D43C9">
        <w:rPr>
          <w:rFonts w:eastAsia="SimSun" w:hint="eastAsia"/>
          <w:lang w:eastAsia="zh-CN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(4)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  <m:r>
          <w:rPr>
            <w:rFonts w:ascii="Cambria Math"/>
            <w:lang w:eastAsia="zh-CN"/>
          </w:rPr>
          <m:t>(10)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(11)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2</m:t>
                </m:r>
              </m:sub>
            </m:sSub>
            <m:ctrlPr>
              <w:rPr>
                <w:rFonts w:ascii="Cambria Math" w:eastAsia="MS Gothic" w:hAnsi="Cambria Math" w:cs="MS Gothic" w:hint="eastAsia"/>
                <w:i/>
              </w:rPr>
            </m:ctrlP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(12)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V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/>
                    <w:lang w:eastAsia="zh-CN"/>
                  </w:rPr>
                  <m:t>'</m:t>
                </m:r>
              </m:sup>
            </m:sSubSup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  <m:r>
          <w:rPr>
            <w:rFonts w:ascii="Cambria Math"/>
            <w:lang w:eastAsia="zh-CN"/>
          </w:rPr>
          <m:t>(13)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  <m:r>
          <w:rPr>
            <w:rFonts w:ascii="Cambria Math"/>
            <w:lang w:eastAsia="zh-CN"/>
          </w:rPr>
          <m:t>(18)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1</m:t>
                </m:r>
              </m:sub>
            </m:sSub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  <m:r>
          <w:rPr>
            <w:rFonts w:ascii="Cambria Math"/>
            <w:lang w:eastAsia="zh-CN"/>
          </w:rPr>
          <m:t>(19)</m:t>
        </m:r>
        <m:r>
          <w:rPr>
            <w:rFonts w:ascii="Cambria Math"/>
            <w:lang w:eastAsia="zh-CN"/>
          </w:rPr>
          <m:t>，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M</m:t>
            </m:r>
          </m:e>
          <m:sub>
            <m:r>
              <w:rPr>
                <w:rFonts w:ascii="Cambria Math"/>
                <w:lang w:eastAsia="zh-CN"/>
              </w:rPr>
              <m:t>C</m:t>
            </m:r>
          </m:sub>
          <m:sup>
            <m:r>
              <w:rPr>
                <w:rFonts w:ascii="MS Gothic" w:eastAsia="MS Gothic" w:hAnsi="MS Gothic" w:cs="MS Gothic" w:hint="eastAsia"/>
                <w:lang w:eastAsia="zh-CN"/>
              </w:rPr>
              <m:t>*</m:t>
            </m:r>
            <m:ctrlPr>
              <w:rPr>
                <w:rFonts w:ascii="Cambria Math" w:eastAsia="MS Gothic" w:hAnsi="Cambria Math" w:cs="MS Gothic" w:hint="eastAsia"/>
                <w:i/>
              </w:rPr>
            </m:ctrlPr>
          </m:sup>
        </m:sSubSup>
        <m:r>
          <w:rPr>
            <w:rFonts w:ascii="Cambria Math"/>
            <w:lang w:eastAsia="zh-CN"/>
          </w:rPr>
          <m:t>(20)</m:t>
        </m:r>
      </m:oMath>
    </w:p>
    <w:p w14:paraId="7A275933" w14:textId="77777777" w:rsidR="00326861" w:rsidRDefault="00326861" w:rsidP="00086666">
      <w:pPr>
        <w:rPr>
          <w:rFonts w:eastAsia="SimSun"/>
          <w:lang w:eastAsia="zh-CN"/>
        </w:rPr>
      </w:pPr>
    </w:p>
    <w:p w14:paraId="5295E07A" w14:textId="77777777" w:rsidR="00951CBE" w:rsidRDefault="00951CBE" w:rsidP="00086666">
      <w:pPr>
        <w:rPr>
          <w:rFonts w:eastAsia="SimSun"/>
          <w:lang w:eastAsia="zh-CN"/>
        </w:rPr>
      </w:pPr>
    </w:p>
    <w:p w14:paraId="5AD19856" w14:textId="730744D9" w:rsidR="00951CBE" w:rsidRPr="006E3AFF" w:rsidRDefault="004F7A5A" w:rsidP="00390290">
      <w:pPr>
        <w:pStyle w:val="Heading2"/>
      </w:pPr>
      <w:r>
        <w:rPr>
          <w:rFonts w:ascii="SimSun" w:eastAsia="SimSun" w:hAnsi="SimSun" w:hint="eastAsia"/>
          <w:lang w:eastAsia="zh-CN"/>
        </w:rPr>
        <w:t>中</w:t>
      </w:r>
      <w:r w:rsidR="00951CBE" w:rsidRPr="006E3AFF">
        <w:rPr>
          <w:rFonts w:hint="eastAsia"/>
        </w:rPr>
        <w:t>部</w:t>
      </w:r>
      <w:r>
        <w:rPr>
          <w:rFonts w:hint="eastAsia"/>
        </w:rPr>
        <w:t>竖杆</w:t>
      </w:r>
      <m:oMath>
        <m:sSub>
          <m:sSubPr>
            <m:ctrlPr>
              <w:ins w:id="70" w:author="SU FONG" w:date="2020-09-16T16:16:00Z">
                <w:rPr>
                  <w:rFonts w:ascii="Cambria Math" w:hAnsi="Cambria Math"/>
                </w:rPr>
              </w:ins>
            </m:ctrlPr>
          </m:sSubPr>
          <m:e>
            <m:r>
              <w:ins w:id="71" w:author="SU FONG" w:date="2020-09-16T16:16:00Z">
                <m:rPr>
                  <m:sty m:val="bi"/>
                </m:rPr>
                <w:rPr>
                  <w:rFonts w:ascii="Cambria Math" w:hAnsi="Cambria Math"/>
                  <w:lang w:eastAsia="zh-CN"/>
                </w:rPr>
                <m:t>O</m:t>
              </w:ins>
            </m:r>
          </m:e>
          <m:sub>
            <m:r>
              <w:ins w:id="72" w:author="SU FONG" w:date="2020-09-16T16:16:00Z">
                <m:rPr>
                  <m:sty m:val="b"/>
                </m:rPr>
                <w:rPr>
                  <w:rFonts w:ascii="Cambria Math" w:hAnsi="Cambria Math"/>
                  <w:lang w:eastAsia="zh-CN"/>
                </w:rPr>
                <m:t>2</m:t>
              </w:ins>
            </m:r>
          </m:sub>
        </m:sSub>
        <m:sSubSup>
          <m:sSubSupPr>
            <m:ctrlPr>
              <w:ins w:id="73" w:author="SU FONG" w:date="2020-09-16T16:17:00Z">
                <w:rPr>
                  <w:rFonts w:ascii="Cambria Math" w:hAnsi="Cambria Math"/>
                </w:rPr>
              </w:ins>
            </m:ctrlPr>
          </m:sSubSupPr>
          <m:e>
            <m:r>
              <w:ins w:id="74" w:author="SU FONG" w:date="2020-09-16T16:17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75" w:author="SU FONG" w:date="2020-09-16T16:17:00Z">
                <m:rPr>
                  <m:sty m:val="b"/>
                </m:rPr>
                <w:rPr>
                  <w:rFonts w:ascii="Cambria Math" w:hAnsi="Cambria Math"/>
                </w:rPr>
                <m:t>4</m:t>
              </w:ins>
            </m:r>
          </m:sub>
          <m:sup>
            <m:r>
              <w:ins w:id="76" w:author="SU FONG" w:date="2020-09-16T16:17:00Z">
                <m:rPr>
                  <m:sty m:val="b"/>
                </m:rPr>
                <w:rPr>
                  <w:rFonts w:ascii="Cambria Math" w:hAnsi="Cambria Math"/>
                </w:rPr>
                <m:t>'</m:t>
              </w:ins>
            </m:r>
          </m:sup>
        </m:sSubSup>
      </m:oMath>
    </w:p>
    <w:p w14:paraId="35CE0A49" w14:textId="4081FC7A" w:rsidR="00D44FD4" w:rsidRDefault="001D729B" w:rsidP="00086666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 xml:space="preserve"> </w:t>
      </w:r>
      <w:r>
        <w:rPr>
          <w:rFonts w:ascii="SimSun" w:eastAsia="SimSun" w:hAnsi="SimSun"/>
          <w:lang w:eastAsia="zh-CN"/>
        </w:rPr>
        <w:t xml:space="preserve">   </w:t>
      </w:r>
      <w:del w:id="77" w:author="SU FONG" w:date="2020-09-16T16:13:00Z">
        <w:r w:rsidDel="00A23746">
          <w:rPr>
            <w:rFonts w:ascii="SimSun" w:eastAsia="SimSun" w:hAnsi="SimSun" w:hint="eastAsia"/>
            <w:lang w:eastAsia="zh-CN"/>
          </w:rPr>
          <w:delText>改為右圖</w:delText>
        </w:r>
      </w:del>
      <w:r>
        <w:rPr>
          <w:rFonts w:ascii="SimSun" w:eastAsia="SimSun" w:hAnsi="SimSun" w:hint="eastAsia"/>
          <w:lang w:eastAsia="zh-CN"/>
        </w:rPr>
        <w:t xml:space="preserve"> </w:t>
      </w:r>
      <w:r>
        <w:rPr>
          <w:rFonts w:ascii="SimSun" w:eastAsia="SimSun" w:hAnsi="SimSun"/>
          <w:lang w:eastAsia="zh-CN"/>
        </w:rPr>
        <w:t xml:space="preserve"> </w:t>
      </w:r>
      <w:del w:id="78" w:author="SU FONG" w:date="2020-09-16T16:13:00Z">
        <w:r w:rsidDel="00A23746">
          <w:rPr>
            <w:noProof/>
          </w:rPr>
          <w:drawing>
            <wp:inline distT="0" distB="0" distL="0" distR="0" wp14:anchorId="4C576A82" wp14:editId="6F11BBD5">
              <wp:extent cx="917953" cy="2164203"/>
              <wp:effectExtent l="0" t="0" r="0" b="7620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48064" cy="2235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9" w:author="SU FONG" w:date="2020-09-16T16:12:00Z">
        <w:r w:rsidR="00A23746">
          <w:rPr>
            <w:rFonts w:ascii="SimSun" w:eastAsia="SimSun" w:hAnsi="SimSun"/>
            <w:noProof/>
            <w:lang w:eastAsia="zh-CN"/>
          </w:rPr>
          <w:drawing>
            <wp:inline distT="0" distB="0" distL="0" distR="0" wp14:anchorId="11AE4C7E" wp14:editId="5EA35C66">
              <wp:extent cx="743018" cy="2307265"/>
              <wp:effectExtent l="0" t="0" r="0" b="4445"/>
              <wp:docPr id="21" name="Picture 21" descr="A picture containing object, clock, me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Picture 21" descr="A picture containing object, clock, meter&#10;&#10;Description automatically generated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8959" cy="23257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6D73B4" w14:textId="67EE82C4" w:rsidR="00951CBE" w:rsidRDefault="009A4F0C" w:rsidP="000F4AFA"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x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Cambria Math"/>
            </w:rPr>
            <m:t xml:space="preserve">=0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21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r>
                    <w:rPr>
                      <w:rFonts w:ascii="Cambria Math"/>
                    </w:rPr>
                    <m:t>y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Cambria Math"/>
            </w:rPr>
            <m:t>=0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22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/>
                  </m:sSubSup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Cambria Math"/>
            </w:rPr>
            <m:t>=0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23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e>
          </m:bar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e>
          </m:bar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Cambria Math"/>
            </w:rPr>
            <m:t>=0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24</m:t>
              </m:r>
            </m:e>
          </m:d>
        </m:oMath>
      </m:oMathPara>
    </w:p>
    <w:p w14:paraId="4DFC8A6B" w14:textId="77777777" w:rsidR="00377B81" w:rsidRDefault="007E45DD" w:rsidP="0008666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将</w:t>
      </w:r>
      <w:r w:rsidR="00377B81">
        <w:rPr>
          <w:rFonts w:eastAsia="SimSun" w:hint="eastAsia"/>
          <w:lang w:eastAsia="zh-CN"/>
        </w:rPr>
        <w:t>（</w:t>
      </w:r>
      <w:r w:rsidR="00377B81">
        <w:rPr>
          <w:rFonts w:eastAsia="SimSun" w:hint="eastAsia"/>
          <w:lang w:eastAsia="zh-CN"/>
        </w:rPr>
        <w:t>10</w:t>
      </w:r>
      <w:r w:rsidR="00377B81">
        <w:rPr>
          <w:rFonts w:eastAsia="SimSun" w:hint="eastAsia"/>
          <w:lang w:eastAsia="zh-CN"/>
        </w:rPr>
        <w:t>），（</w:t>
      </w:r>
      <w:r w:rsidR="00377B81">
        <w:rPr>
          <w:rFonts w:eastAsia="SimSun" w:hint="eastAsia"/>
          <w:lang w:eastAsia="zh-CN"/>
        </w:rPr>
        <w:t>18</w:t>
      </w:r>
      <w:r w:rsidR="00377B81">
        <w:rPr>
          <w:rFonts w:eastAsia="SimSun" w:hint="eastAsia"/>
          <w:lang w:eastAsia="zh-CN"/>
        </w:rPr>
        <w:t>）代入（</w:t>
      </w:r>
      <w:r w:rsidR="00377B81">
        <w:rPr>
          <w:rFonts w:eastAsia="SimSun" w:hint="eastAsia"/>
          <w:lang w:eastAsia="zh-CN"/>
        </w:rPr>
        <w:t>23</w:t>
      </w:r>
      <w:r w:rsidR="00377B81">
        <w:rPr>
          <w:rFonts w:eastAsia="SimSun" w:hint="eastAsia"/>
          <w:lang w:eastAsia="zh-CN"/>
        </w:rPr>
        <w:t>）</w:t>
      </w:r>
      <w:r w:rsidR="00377B81">
        <w:rPr>
          <w:rFonts w:eastAsia="SimSun"/>
          <w:lang w:eastAsia="zh-CN"/>
        </w:rPr>
        <w:t>可求出</w:t>
      </w:r>
    </w:p>
    <w:p w14:paraId="6C571664" w14:textId="6471FCAD" w:rsidR="00496A78" w:rsidRPr="008112E0" w:rsidRDefault="009A4F0C" w:rsidP="000F4AFA">
      <w:pPr>
        <w:rPr>
          <w:rFonts w:eastAsia="SimSun"/>
          <w:lang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MS Gothic" w:eastAsia="MS Gothic" w:hAnsi="MS Gothic" w:cs="MS Gothic" w:hint="eastAsia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/>
                  </m:sSubSup>
                </m:e>
              </m:bar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MS Gothic" w:eastAsia="MS Gothic" w:hAnsi="MS Gothic" w:cs="MS Gothic" w:hint="eastAsia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/>
                  </m:sSubSup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/>
                  </m:sSubSup>
                </m:e>
              </m:ba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25</m:t>
              </m:r>
            </m:e>
          </m:d>
        </m:oMath>
      </m:oMathPara>
    </w:p>
    <w:p w14:paraId="6402ED44" w14:textId="6E471530" w:rsidR="001B3748" w:rsidRPr="00215EA2" w:rsidRDefault="001B3748" w:rsidP="000F4AFA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将（</w:t>
      </w:r>
      <w:r>
        <w:rPr>
          <w:rFonts w:eastAsia="SimSun" w:hint="eastAsia"/>
          <w:lang w:eastAsia="zh-CN"/>
        </w:rPr>
        <w:t>10</w:t>
      </w:r>
      <w:r>
        <w:rPr>
          <w:rFonts w:eastAsia="SimSun" w:hint="eastAsia"/>
          <w:lang w:eastAsia="zh-CN"/>
        </w:rPr>
        <w:t>），（</w:t>
      </w:r>
      <w:r>
        <w:rPr>
          <w:rFonts w:eastAsia="SimSun" w:hint="eastAsia"/>
          <w:lang w:eastAsia="zh-CN"/>
        </w:rPr>
        <w:t>18</w:t>
      </w:r>
      <w:r>
        <w:rPr>
          <w:rFonts w:eastAsia="SimSun" w:hint="eastAsia"/>
          <w:lang w:eastAsia="zh-CN"/>
        </w:rPr>
        <w:t>）代入（</w:t>
      </w:r>
      <w:r>
        <w:rPr>
          <w:rFonts w:eastAsia="SimSun" w:hint="eastAsia"/>
          <w:lang w:eastAsia="zh-CN"/>
        </w:rPr>
        <w:t>2</w:t>
      </w:r>
      <w:r w:rsidR="00DD5531">
        <w:rPr>
          <w:rFonts w:eastAsia="SimSun"/>
          <w:lang w:eastAsia="zh-CN"/>
        </w:rPr>
        <w:t>4</w:t>
      </w:r>
      <w:r>
        <w:rPr>
          <w:rFonts w:eastAsia="SimSun" w:hint="eastAsia"/>
          <w:lang w:eastAsia="zh-CN"/>
        </w:rPr>
        <w:t>）</w:t>
      </w:r>
      <w:r w:rsidR="00215EA2">
        <w:rPr>
          <w:rFonts w:eastAsia="SimSun" w:hint="eastAsia"/>
          <w:lang w:eastAsia="zh-CN"/>
        </w:rPr>
        <w:t>，或者将</w:t>
      </w:r>
      <w:r w:rsidR="00E255BE">
        <w:rPr>
          <w:rFonts w:eastAsia="SimSun" w:hint="eastAsia"/>
          <w:lang w:eastAsia="zh-CN"/>
        </w:rPr>
        <w:t>（</w:t>
      </w:r>
      <w:r w:rsidR="00E255BE">
        <w:rPr>
          <w:rFonts w:eastAsia="SimSun" w:hint="eastAsia"/>
          <w:lang w:eastAsia="zh-CN"/>
        </w:rPr>
        <w:t>10</w:t>
      </w:r>
      <w:r w:rsidR="00E255BE">
        <w:rPr>
          <w:rFonts w:eastAsia="SimSun" w:hint="eastAsia"/>
          <w:lang w:eastAsia="zh-CN"/>
        </w:rPr>
        <w:t>），（</w:t>
      </w:r>
      <w:r w:rsidR="00E255BE">
        <w:rPr>
          <w:rFonts w:eastAsia="SimSun" w:hint="eastAsia"/>
          <w:lang w:eastAsia="zh-CN"/>
        </w:rPr>
        <w:t>18</w:t>
      </w:r>
      <w:r w:rsidR="00E255BE">
        <w:rPr>
          <w:rFonts w:eastAsia="SimSun" w:hint="eastAsia"/>
          <w:lang w:eastAsia="zh-CN"/>
        </w:rPr>
        <w:t>），（</w:t>
      </w:r>
      <w:r w:rsidR="00E255BE">
        <w:rPr>
          <w:rFonts w:eastAsia="SimSun" w:hint="eastAsia"/>
          <w:lang w:eastAsia="zh-CN"/>
        </w:rPr>
        <w:t>25</w:t>
      </w:r>
      <w:r w:rsidR="00E255BE">
        <w:rPr>
          <w:rFonts w:eastAsia="SimSun" w:hint="eastAsia"/>
          <w:lang w:eastAsia="zh-CN"/>
        </w:rPr>
        <w:t>）代入（</w:t>
      </w:r>
      <w:r w:rsidR="00E255BE">
        <w:rPr>
          <w:rFonts w:eastAsia="SimSun" w:hint="eastAsia"/>
          <w:lang w:eastAsia="zh-CN"/>
        </w:rPr>
        <w:t>21</w:t>
      </w:r>
      <w:r w:rsidR="00E255BE">
        <w:rPr>
          <w:rFonts w:eastAsia="SimSun" w:hint="eastAsia"/>
          <w:lang w:eastAsia="zh-CN"/>
        </w:rPr>
        <w:t>）</w:t>
      </w:r>
      <w:r w:rsidR="00407EFC">
        <w:rPr>
          <w:rFonts w:eastAsia="SimSun"/>
          <w:lang w:eastAsia="zh-CN"/>
        </w:rPr>
        <w:t>可求出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  <w:lang w:eastAsia="zh-CN"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  <w:lang w:eastAsia="zh-CN"/>
                  </w:rPr>
                  <m:t>O</m:t>
                </m:r>
              </m:e>
              <m:sub>
                <m:r>
                  <w:rPr>
                    <w:rFonts w:ascii="Cambria Math"/>
                    <w:lang w:eastAsia="zh-CN"/>
                  </w:rPr>
                  <m:t>4</m:t>
                </m:r>
              </m:sub>
              <m:sup/>
            </m:sSubSup>
          </m:sub>
          <m:sup>
            <m:r>
              <w:rPr>
                <w:rFonts w:ascii="Cambria Math"/>
                <w:lang w:eastAsia="zh-CN"/>
              </w:rPr>
              <m:t>*</m:t>
            </m:r>
          </m:sup>
        </m:sSubSup>
      </m:oMath>
    </w:p>
    <w:p w14:paraId="5F553C1E" w14:textId="6E7A0AD9" w:rsidR="001B3748" w:rsidRDefault="009A4F0C" w:rsidP="000F4AF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  <w:lang w:eastAsia="zh-CN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lang w:eastAsia="zh-CN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lang w:eastAsia="zh-CN"/>
                    </w:rPr>
                    <m:t>4</m:t>
                  </m:r>
                </m:sub>
                <m:sup/>
              </m:sSubSup>
            </m:sub>
            <m:sup>
              <m:r>
                <w:rPr>
                  <w:rFonts w:ascii="Cambria Math"/>
                  <w:lang w:eastAsia="zh-CN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MS Gothic" w:eastAsia="MS Gothic" w:hAnsi="MS Gothic" w:cs="MS Gothic" w:hint="eastAsia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e>
              </m:bar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MS Gothic" w:eastAsia="MS Gothic" w:hAnsi="MS Gothic" w:cs="MS Gothic" w:hint="eastAsia"/>
                </w:rPr>
                <m:t>⋅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/>
                  </m:sSubSup>
                </m:e>
              </m:ba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26</m:t>
              </m:r>
            </m:e>
          </m:d>
        </m:oMath>
      </m:oMathPara>
    </w:p>
    <w:p w14:paraId="63F032BF" w14:textId="508490A7" w:rsidR="001C55CF" w:rsidRPr="001B3748" w:rsidRDefault="009A4F0C" w:rsidP="000F4AFA">
      <w:pPr>
        <w:rPr>
          <w:rFonts w:eastAsia="SimSun"/>
          <w:lang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(10)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(11)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(12)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(13)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(18)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(19)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(20)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(25)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  <w:lang w:eastAsia="zh-CN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lang w:eastAsia="zh-CN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lang w:eastAsia="zh-CN"/>
                    </w:rPr>
                    <m:t>4</m:t>
                  </m:r>
                </m:sub>
                <m:sup/>
              </m:sSubSup>
            </m:sub>
            <m:sup>
              <m:r>
                <w:rPr>
                  <w:rFonts w:ascii="Cambria Math"/>
                  <w:lang w:eastAsia="zh-CN"/>
                </w:rPr>
                <m:t>*</m:t>
              </m:r>
            </m:sup>
          </m:sSubSup>
          <m:r>
            <w:rPr>
              <w:rFonts w:ascii="Cambria Math"/>
            </w:rPr>
            <m:t>(26)</m:t>
          </m:r>
        </m:oMath>
      </m:oMathPara>
    </w:p>
    <w:p w14:paraId="10D7C027" w14:textId="77777777" w:rsidR="00326861" w:rsidRPr="006E3AFF" w:rsidRDefault="00326861" w:rsidP="00390290">
      <w:pPr>
        <w:pStyle w:val="Heading2"/>
      </w:pPr>
      <w:r>
        <w:rPr>
          <w:rFonts w:ascii="SimSun" w:eastAsia="SimSun" w:hAnsi="SimSun" w:hint="eastAsia"/>
          <w:lang w:eastAsia="zh-CN"/>
        </w:rPr>
        <w:t>下</w:t>
      </w:r>
      <w:r w:rsidRPr="006E3AFF">
        <w:rPr>
          <w:rFonts w:hint="eastAsia"/>
        </w:rPr>
        <w:t>部</w:t>
      </w:r>
    </w:p>
    <w:p w14:paraId="3FF347D3" w14:textId="108041E1" w:rsidR="00CB020D" w:rsidRPr="007435B2" w:rsidRDefault="00AD74AC" w:rsidP="00A51C64">
      <w:pPr>
        <w:pStyle w:val="Heading3"/>
      </w:pPr>
      <w:r>
        <w:rPr>
          <w:rFonts w:ascii="SimSun" w:hAnsi="SimSun" w:hint="eastAsia"/>
        </w:rPr>
        <w:t>下</w:t>
      </w:r>
      <w:r w:rsidR="000D7600">
        <w:t>部</w:t>
      </w:r>
      <w:r w:rsidR="00805B00">
        <w:rPr>
          <w:rFonts w:hint="eastAsia"/>
        </w:rPr>
        <w:t>上连</w:t>
      </w:r>
      <w:r w:rsidR="000D7600" w:rsidRPr="00367EF4">
        <w:t>杆</w:t>
      </w:r>
      <m:oMath>
        <m:sSub>
          <m:sSubPr>
            <m:ctrlPr>
              <w:ins w:id="80" w:author="SU FONG" w:date="2020-09-16T16:1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1" w:author="SU FONG" w:date="2020-09-16T16:18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82" w:author="SU FONG" w:date="2020-09-16T16:18:00Z">
                <m:rPr>
                  <m:sty m:val="bi"/>
                </m:rPr>
                <w:rPr>
                  <w:rFonts w:ascii="Cambria Math" w:hAnsi="Cambria Math"/>
                </w:rPr>
                <m:t>3</m:t>
              </w:ins>
            </m:r>
          </m:sub>
        </m:sSub>
        <m:sSubSup>
          <m:sSubSupPr>
            <m:ctrlPr>
              <w:ins w:id="83" w:author="SU FONG" w:date="2020-09-16T16:18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84" w:author="SU FONG" w:date="2020-09-16T16:18:00Z">
                <m:rPr>
                  <m:sty m:val="bi"/>
                </m:rPr>
                <w:rPr>
                  <w:rFonts w:ascii="Cambria Math" w:hAnsi="Cambria Math"/>
                </w:rPr>
                <m:t>O</m:t>
              </w:ins>
            </m:r>
          </m:e>
          <m:sub>
            <m:r>
              <w:ins w:id="85" w:author="SU FONG" w:date="2020-09-16T16:18:00Z">
                <m:rPr>
                  <m:sty m:val="bi"/>
                </m:rPr>
                <w:rPr>
                  <w:rFonts w:ascii="Cambria Math" w:hAnsi="Cambria Math"/>
                </w:rPr>
                <m:t>3</m:t>
              </w:ins>
            </m:r>
          </m:sub>
          <m:sup>
            <m:r>
              <w:ins w:id="86" w:author="SU FONG" w:date="2020-09-16T16:18:00Z">
                <m:rPr>
                  <m:sty m:val="bi"/>
                </m:rPr>
                <w:rPr>
                  <w:rFonts w:ascii="Cambria Math" w:hAnsi="Cambria Math"/>
                </w:rPr>
                <m:t>'</m:t>
              </w:ins>
            </m:r>
          </m:sup>
        </m:sSubSup>
      </m:oMath>
    </w:p>
    <w:p w14:paraId="73173135" w14:textId="790A4CEE" w:rsidR="00CB020D" w:rsidRDefault="00A23746" w:rsidP="00086666">
      <w:pPr>
        <w:rPr>
          <w:rFonts w:ascii="SimSun" w:hAnsi="SimSun"/>
        </w:rPr>
      </w:pPr>
      <w:ins w:id="87" w:author="SU FONG" w:date="2020-09-16T16:23:00Z">
        <w:r>
          <w:rPr>
            <w:noProof/>
          </w:rPr>
          <w:drawing>
            <wp:inline distT="0" distB="0" distL="0" distR="0" wp14:anchorId="1B362F70" wp14:editId="4732301E">
              <wp:extent cx="3073400" cy="1651000"/>
              <wp:effectExtent l="0" t="0" r="0" b="0"/>
              <wp:docPr id="25" name="Picture 25" descr="A close up of a map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Picture 25" descr="A close up of a map&#10;&#10;Description automatically generated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73400" cy="165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88" w:author="SU FONG" w:date="2020-09-16T16:18:00Z">
        <w:r w:rsidR="005059D2" w:rsidDel="00A23746">
          <w:rPr>
            <w:noProof/>
          </w:rPr>
          <w:drawing>
            <wp:inline distT="0" distB="0" distL="0" distR="0" wp14:anchorId="71DA31A5" wp14:editId="4005FE38">
              <wp:extent cx="3159760" cy="1671358"/>
              <wp:effectExtent l="0" t="0" r="2540" b="508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69629" cy="16765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r w:rsidR="008B5E06">
        <w:rPr>
          <w:rFonts w:ascii="SimSun" w:hAnsi="SimSun" w:hint="eastAsia"/>
        </w:rPr>
        <w:t xml:space="preserve"> </w:t>
      </w:r>
      <w:r w:rsidR="008B5E06">
        <w:rPr>
          <w:rFonts w:ascii="SimSun" w:hAnsi="SimSun"/>
        </w:rPr>
        <w:t xml:space="preserve">      </w:t>
      </w:r>
    </w:p>
    <w:p w14:paraId="5BC7AA00" w14:textId="572FFD5F" w:rsidR="0078275D" w:rsidRPr="001F6104" w:rsidRDefault="0078275D" w:rsidP="00086666">
      <w:pPr>
        <w:rPr>
          <w:rFonts w:ascii="SimSun" w:eastAsia="SimSun" w:hAnsi="SimSun"/>
        </w:rPr>
      </w:pPr>
      <w:r w:rsidRPr="00874E3B">
        <w:rPr>
          <w:rFonts w:ascii="SimSun" w:eastAsia="SimSun" w:hAnsi="SimSun" w:hint="eastAsia"/>
          <w:color w:val="FF0000"/>
        </w:rPr>
        <w:t>注意；在此</w:t>
      </w:r>
      <w:r w:rsidR="001F6104" w:rsidRPr="00874E3B">
        <w:rPr>
          <w:rFonts w:ascii="SimSun" w:eastAsia="SimSun" w:hAnsi="SimSun"/>
          <w:i/>
          <w:color w:val="FF0000"/>
        </w:rPr>
        <w:t>M</w:t>
      </w:r>
      <w:r w:rsidR="001F6104" w:rsidRPr="00874E3B">
        <w:rPr>
          <w:rFonts w:ascii="SimSun" w:eastAsia="SimSun" w:hAnsi="SimSun"/>
          <w:i/>
          <w:color w:val="FF0000"/>
          <w:vertAlign w:val="subscript"/>
        </w:rPr>
        <w:t>C</w:t>
      </w:r>
      <w:r w:rsidR="001F6104" w:rsidRPr="00874E3B">
        <w:rPr>
          <w:rFonts w:ascii="SimSun" w:eastAsia="SimSun" w:hAnsi="SimSun" w:hint="eastAsia"/>
          <w:color w:val="FF0000"/>
        </w:rPr>
        <w:t>的方向為順時針，</w:t>
      </w:r>
      <w:r w:rsidR="006F4AD3" w:rsidRPr="00874E3B">
        <w:rPr>
          <w:rFonts w:ascii="SimSun" w:eastAsia="SimSun" w:hAnsi="SimSun" w:hint="eastAsia"/>
          <w:color w:val="FF0000"/>
        </w:rPr>
        <w:t>因為是受到上部上連桿的反作用力。</w:t>
      </w:r>
    </w:p>
    <w:p w14:paraId="15D1A3A2" w14:textId="36DF95B2" w:rsidR="00CB020D" w:rsidRPr="00CB020D" w:rsidRDefault="009A4F0C" w:rsidP="000F4AFA">
      <w:pPr>
        <w:rPr>
          <w:rFonts w:ascii="SimSun" w:hAnsi="SimSun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x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/>
                  <w:color w:val="FF0000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/>
                  <w:color w:val="FF0000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/>
            </w:rPr>
            <m:t>=0</m:t>
          </m:r>
          <m:r>
            <w:rPr>
              <w:rFonts w:ascii="Cambria Math"/>
            </w:rPr>
            <m:t xml:space="preserve">　</m:t>
          </m:r>
          <m:r>
            <w:rPr>
              <w:rFonts w:ascii="Cambria Math"/>
            </w:rPr>
            <m:t>(27)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r>
                    <w:rPr>
                      <w:rFonts w:ascii="Cambria Math"/>
                    </w:rPr>
                    <m:t>y</m:t>
                  </m:r>
                </m:sub>
              </m:sSub>
            </m:e>
          </m:nary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/>
                  <w:color w:val="FF0000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/>
                  <w:color w:val="FF0000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/>
            </w:rPr>
            <m:t>=0(28)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 w:eastAsia="MS Gothic" w:hAnsi="Cambria Math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w:bookmarkStart w:id="89" w:name="_Hlk47623744"/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w:bookmarkEnd w:id="89"/>
            </m:e>
          </m:bar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 w:eastAsia="MS Gothic" w:hAnsi="Cambria Math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p>
                    <m:sSupPr>
                      <m:ctrlPr>
                        <w:del w:id="90" w:author="SU FONG" w:date="2020-09-16T23:04:00Z">
                          <w:rPr>
                            <w:rFonts w:ascii="Cambria Math" w:hAnsi="Cambria Math"/>
                            <w:i/>
                            <w:color w:val="FF0000"/>
                          </w:rPr>
                        </w:del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  <w:color w:val="FF0000"/>
                            </w:rPr>
                            <m:t>O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FF0000"/>
                            </w:rPr>
                          </m:ctrlPr>
                        </m:e>
                        <m:sub>
                          <m:r>
                            <w:rPr>
                              <w:rFonts w:ascii="Cambria Math"/>
                              <w:color w:val="FF0000"/>
                            </w:rPr>
                            <m:t>3</m:t>
                          </m:r>
                        </m:sub>
                        <m:sup/>
                      </m:sSubSup>
                      <m:ctrlPr>
                        <w:del w:id="91" w:author="SU FONG" w:date="2020-09-16T23:04:00Z">
                          <w:rPr>
                            <w:rFonts w:ascii="Cambria Math" w:eastAsia="Cambria Math" w:hAnsi="Cambria Math" w:cs="Cambria Math"/>
                            <w:i/>
                            <w:color w:val="FF0000"/>
                          </w:rPr>
                        </w:del>
                      </m:ctrlPr>
                    </m:e>
                    <m:sup/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 w:eastAsia="MS Gothic" w:hAnsi="Cambria Math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 w:eastAsia="MS Gothic" w:hAnsi="Cambria Math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e>
          </m:bar>
          <m:r>
            <w:rPr>
              <w:rFonts w:ascii="Cambria Math" w:eastAsia="MS Gothic" w:hAnsi="Cambria Math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 w:eastAsia="MS Gothic" w:hAnsi="Cambria Math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e>
          </m:bar>
          <m:r>
            <w:rPr>
              <w:rFonts w:ascii="Cambria Math" w:eastAsia="MS Gothic" w:hAnsi="Cambria Math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ins w:id="92" w:author="SU FONG" w:date="2020-09-16T16:24:00Z">
              <w:rPr>
                <w:rFonts w:ascii="Cambria Math"/>
              </w:rPr>
              <m:t>-</m:t>
            </w:ins>
          </m:r>
          <m:r>
            <w:del w:id="93" w:author="SU FONG" w:date="2020-09-16T16:24:00Z">
              <w:rPr>
                <w:rFonts w:ascii="Cambria Math"/>
              </w:rPr>
              <m:t>+</m:t>
            </w:del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29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  <w:color w:val="FF0000"/>
                </w:rPr>
                <m:t>-</m:t>
              </m:r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  <w:bookmarkStart w:id="94" w:name="_Hlk47623687"/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</m:sSub>
              <w:bookmarkEnd w:id="94"/>
            </m:e>
          </m:bar>
          <m:r>
            <w:rPr>
              <w:rFonts w:asci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ins w:id="95" w:author="SU FONG" w:date="2020-09-16T16:24:00Z">
              <w:rPr>
                <w:rFonts w:ascii="Cambria Math" w:hAnsi="Cambria Math" w:cs="Cambria Math"/>
              </w:rPr>
              <m:t>-</m:t>
            </w:ins>
          </m:r>
          <m:r>
            <w:del w:id="96" w:author="SU FONG" w:date="2020-09-16T16:24:00Z">
              <w:rPr>
                <w:rFonts w:ascii="Cambria Math"/>
              </w:rPr>
              <m:t>+</m:t>
            </w:del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=0(30)</m:t>
          </m:r>
        </m:oMath>
      </m:oMathPara>
    </w:p>
    <w:p w14:paraId="267F4B54" w14:textId="77777777" w:rsidR="00A9775C" w:rsidRDefault="002F1513" w:rsidP="00086666">
      <w:pPr>
        <w:rPr>
          <w:rFonts w:ascii="SimSun" w:eastAsia="SimSun" w:hAnsi="SimSun"/>
          <w:noProof/>
          <w:lang w:eastAsia="zh-CN"/>
        </w:rPr>
      </w:pPr>
      <w:r>
        <w:rPr>
          <w:noProof/>
          <w:lang w:eastAsia="zh-CN"/>
        </w:rPr>
        <w:t>将</w:t>
      </w:r>
      <w:r>
        <w:rPr>
          <w:rFonts w:ascii="SimSun" w:eastAsia="SimSun" w:hAnsi="SimSun" w:hint="eastAsia"/>
          <w:noProof/>
          <w:lang w:eastAsia="zh-CN"/>
        </w:rPr>
        <w:t>（25）代入（27）</w:t>
      </w:r>
      <w:r w:rsidR="00E26829">
        <w:rPr>
          <w:rFonts w:ascii="SimSun" w:eastAsia="SimSun" w:hAnsi="SimSun" w:hint="eastAsia"/>
          <w:noProof/>
          <w:lang w:eastAsia="zh-CN"/>
        </w:rPr>
        <w:t>可求出：</w:t>
      </w:r>
    </w:p>
    <w:p w14:paraId="7C79A84F" w14:textId="337F5333" w:rsidR="00D565FE" w:rsidRDefault="009A4F0C" w:rsidP="008F3B59">
      <w:pPr>
        <w:rPr>
          <w:lang w:eastAsia="zh-CN"/>
        </w:rPr>
      </w:pPr>
      <m:oMath>
        <m:sSubSup>
          <m:sSubSupPr>
            <m:ctrlPr>
              <w:rPr>
                <w:rFonts w:ascii="Cambria Math" w:hAnsi="Cambria Math"/>
                <w:i/>
                <w:noProof/>
              </w:rPr>
            </m:ctrlPr>
          </m:sSubSupPr>
          <m:e>
            <m:r>
              <w:rPr>
                <w:rFonts w:ascii="Cambria Math"/>
                <w:noProof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O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  <m:sup>
                <m:r>
                  <w:rPr>
                    <w:rFonts w:ascii="Cambria Math"/>
                    <w:color w:val="FF0000"/>
                  </w:rPr>
                  <m:t>'</m:t>
                </m:r>
              </m:sup>
            </m:sSubSup>
          </m:sub>
          <m:sup>
            <m:r>
              <w:rPr>
                <w:rFonts w:ascii="Cambria Math"/>
                <w:noProof/>
              </w:rPr>
              <m:t>*</m:t>
            </m:r>
          </m:sup>
        </m:sSubSup>
        <m:r>
          <w:rPr>
            <w:rFonts w:asci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2</m:t>
            </m:r>
          </m:sub>
        </m:sSub>
        <m:r>
          <w:rPr>
            <w:rFonts w:ascii="MS Gothic" w:eastAsia="MS Gothic" w:hAnsi="MS Gothic" w:cs="MS Gothic" w:hint="eastAsia"/>
            <w:noProof/>
          </w:rPr>
          <m:t>⋅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w:rPr>
                <w:rFonts w:ascii="Cambria Math"/>
                <w:noProof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/>
                        <w:noProof/>
                      </w:rPr>
                      <m:t>φ</m:t>
                    </m:r>
                  </m:e>
                  <m:sub>
                    <m:r>
                      <w:rPr>
                        <w:rFonts w:ascii="Cambria Math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/>
                    <w:noProof/>
                  </w:rPr>
                  <m:t>-</m:t>
                </m:r>
                <m:r>
                  <w:rPr>
                    <w:rFonts w:ascii="Cambria Math"/>
                    <w:noProof/>
                  </w:rPr>
                  <m:t>θ</m:t>
                </m:r>
              </m:e>
            </m:d>
          </m:e>
        </m:func>
        <m:r>
          <w:rPr>
            <w:rFonts w:ascii="Cambria Math"/>
            <w:noProof/>
          </w:rPr>
          <m:t>+</m:t>
        </m:r>
        <m:sSubSup>
          <m:sSubSupPr>
            <m:ctrlPr>
              <w:rPr>
                <w:rFonts w:ascii="Cambria Math" w:hAnsi="Cambria Math"/>
                <w:i/>
                <w:noProof/>
              </w:rPr>
            </m:ctrlPr>
          </m:sSubSupPr>
          <m:e>
            <m:r>
              <w:rPr>
                <w:rFonts w:ascii="Cambria Math"/>
                <w:noProof/>
              </w:rPr>
              <m:t>H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SupPr>
              <m:e>
                <m:r>
                  <w:rPr>
                    <w:rFonts w:ascii="Cambria Math"/>
                    <w:color w:val="FF0000"/>
                  </w:rPr>
                  <m:t>O</m:t>
                </m:r>
              </m:e>
              <m:sub>
                <m:r>
                  <w:rPr>
                    <w:rFonts w:ascii="Cambria Math"/>
                    <w:color w:val="FF0000"/>
                  </w:rPr>
                  <m:t>3</m:t>
                </m:r>
              </m:sub>
              <m:sup/>
            </m:sSubSup>
          </m:sub>
          <m:sup>
            <m:r>
              <w:rPr>
                <w:rFonts w:ascii="Cambria Math"/>
                <w:noProof/>
              </w:rPr>
              <m:t>*</m:t>
            </m:r>
          </m:sup>
        </m:sSubSup>
        <m:r>
          <w:rPr>
            <w:rFonts w:ascii="Cambria Math"/>
            <w:noProof/>
          </w:rPr>
          <m:t>(31)</m:t>
        </m:r>
      </m:oMath>
      <w:r w:rsidR="008F3B59">
        <w:rPr>
          <w:lang w:eastAsia="zh-CN"/>
        </w:rPr>
        <w:t xml:space="preserve"> </w:t>
      </w:r>
      <w:r w:rsidR="005A7AA2">
        <w:rPr>
          <w:lang w:eastAsia="zh-CN"/>
        </w:rPr>
        <w:br w:type="textWrapping" w:clear="all"/>
      </w:r>
    </w:p>
    <w:p w14:paraId="623AD3E3" w14:textId="77777777" w:rsidR="005F3310" w:rsidRDefault="005F3310" w:rsidP="005F3310">
      <w:pPr>
        <w:rPr>
          <w:rFonts w:ascii="SimSun" w:eastAsia="SimSun" w:hAnsi="SimSun"/>
          <w:noProof/>
          <w:lang w:eastAsia="zh-CN"/>
        </w:rPr>
      </w:pPr>
      <w:r>
        <w:rPr>
          <w:noProof/>
          <w:lang w:eastAsia="zh-CN"/>
        </w:rPr>
        <w:t>将</w:t>
      </w:r>
      <w:r>
        <w:rPr>
          <w:rFonts w:ascii="SimSun" w:eastAsia="SimSun" w:hAnsi="SimSun" w:hint="eastAsia"/>
          <w:noProof/>
          <w:lang w:eastAsia="zh-CN"/>
        </w:rPr>
        <w:t>（25）代入（2</w:t>
      </w:r>
      <w:r>
        <w:rPr>
          <w:rFonts w:ascii="SimSun" w:eastAsia="SimSun" w:hAnsi="SimSun"/>
          <w:noProof/>
          <w:lang w:eastAsia="zh-CN"/>
        </w:rPr>
        <w:t>9</w:t>
      </w:r>
      <w:r>
        <w:rPr>
          <w:rFonts w:ascii="SimSun" w:eastAsia="SimSun" w:hAnsi="SimSun" w:hint="eastAsia"/>
          <w:noProof/>
          <w:lang w:eastAsia="zh-CN"/>
        </w:rPr>
        <w:t>）可求出：</w:t>
      </w:r>
    </w:p>
    <w:p w14:paraId="05DF889B" w14:textId="25E5F33E" w:rsidR="007D4297" w:rsidRDefault="009A4F0C" w:rsidP="000F4AF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w:bookmarkStart w:id="97" w:name="_Hlk47621618"/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  <w:bookmarkEnd w:id="97"/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w:bookmarkStart w:id="98" w:name="_Hlk47623556"/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/>
                          <w:color w:val="FF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</m:sSub>
                  <w:bookmarkEnd w:id="98"/>
                </m:e>
              </m:bar>
              <m:r>
                <w:rPr>
                  <w:rFonts w:ascii="MS Gothic" w:eastAsia="MS Gothic" w:hAnsi="MS Gothic" w:cs="MS Gothic" w:hint="eastAsia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func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e>
              </m:bar>
              <m:r>
                <w:rPr>
                  <w:rFonts w:ascii="MS Gothic" w:eastAsia="MS Gothic" w:hAnsi="MS Gothic" w:cs="MS Gothic" w:hint="eastAsia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G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sub>
                <m:sup>
                  <m:r>
                    <w:rPr>
                      <w:rFonts w:ascii="Cambria Math"/>
                    </w:rPr>
                    <m:t>*</m:t>
                  </m:r>
                </m:sup>
              </m:sSubSup>
              <m:r>
                <w:rPr>
                  <w:rFonts w:ascii="MS Gothic" w:eastAsia="MS Gothic" w:hAnsi="MS Gothic" w:cs="MS Gothic" w:hint="eastAsia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M</m:t>
                  </m:r>
                </m:e>
                <m:sub>
                  <m:r>
                    <w:rPr>
                      <w:rFonts w:ascii="Cambria Math"/>
                    </w:rPr>
                    <m:t>c</m:t>
                  </m:r>
                </m:sub>
              </m:sSub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3</m:t>
                      </m:r>
                    </m:sub>
                    <m:sup/>
                  </m:sSubSup>
                </m:e>
              </m:bar>
              <m:r>
                <w:rPr>
                  <w:rFonts w:ascii="MS Gothic" w:eastAsia="MS Gothic" w:hAnsi="MS Gothic" w:cs="MS Gothic" w:hint="eastAsia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θ</m:t>
                  </m:r>
                </m:e>
              </m:func>
            </m:den>
          </m:f>
          <m:r>
            <w:rPr>
              <w:rFonts w:ascii="Cambria Math"/>
            </w:rPr>
            <m:t>(32)</m:t>
          </m:r>
        </m:oMath>
      </m:oMathPara>
    </w:p>
    <w:p w14:paraId="6B884D51" w14:textId="77777777" w:rsidR="003042C0" w:rsidRDefault="003042C0" w:rsidP="00086666">
      <w:pPr>
        <w:rPr>
          <w:rFonts w:ascii="SimSun" w:eastAsia="SimSun" w:hAnsi="SimSun"/>
          <w:lang w:eastAsia="zh-CN"/>
        </w:rPr>
      </w:pPr>
      <w:r>
        <w:lastRenderedPageBreak/>
        <w:t>将</w:t>
      </w:r>
      <w:r>
        <w:rPr>
          <w:rFonts w:ascii="SimSun" w:eastAsia="SimSun" w:hAnsi="SimSun" w:hint="eastAsia"/>
          <w:lang w:eastAsia="zh-CN"/>
        </w:rPr>
        <w:t>（32）代入28可求出</w:t>
      </w:r>
      <w:r w:rsidR="00D5381A">
        <w:rPr>
          <w:rFonts w:ascii="SimSun" w:eastAsia="SimSun" w:hAnsi="SimSun" w:hint="eastAsia"/>
          <w:lang w:eastAsia="zh-CN"/>
        </w:rPr>
        <w:t>：</w:t>
      </w:r>
    </w:p>
    <w:p w14:paraId="670B004E" w14:textId="445C3A62" w:rsidR="000D282B" w:rsidRPr="005F3310" w:rsidRDefault="009A4F0C" w:rsidP="000F4AFA">
      <w:pPr>
        <w:rPr>
          <w:noProof/>
          <w:lang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(33)</m:t>
          </m:r>
        </m:oMath>
      </m:oMathPara>
    </w:p>
    <w:p w14:paraId="2C178F1F" w14:textId="1D5E4739" w:rsidR="00A9775C" w:rsidRDefault="009A4F0C" w:rsidP="000F4AFA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(10)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(11)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(12)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(13)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(18)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(19)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(20)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(25)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(26)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(31)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(32)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(33)</m:t>
          </m:r>
        </m:oMath>
      </m:oMathPara>
    </w:p>
    <w:p w14:paraId="1EDA697D" w14:textId="77777777" w:rsidR="00144D48" w:rsidRPr="00EF4785" w:rsidRDefault="00EF4785" w:rsidP="0008666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将（</w:t>
      </w:r>
      <w:r>
        <w:rPr>
          <w:rFonts w:eastAsia="SimSun" w:hint="eastAsia"/>
          <w:lang w:eastAsia="zh-CN"/>
        </w:rPr>
        <w:t>12</w:t>
      </w:r>
      <w:r>
        <w:rPr>
          <w:rFonts w:eastAsia="SimSun" w:hint="eastAsia"/>
          <w:lang w:eastAsia="zh-CN"/>
        </w:rPr>
        <w:t>），（</w:t>
      </w:r>
      <w:r>
        <w:rPr>
          <w:rFonts w:eastAsia="SimSun" w:hint="eastAsia"/>
          <w:lang w:eastAsia="zh-CN"/>
        </w:rPr>
        <w:t>19</w:t>
      </w:r>
      <w:r>
        <w:rPr>
          <w:rFonts w:eastAsia="SimSun" w:hint="eastAsia"/>
          <w:lang w:eastAsia="zh-CN"/>
        </w:rPr>
        <w:t>），（</w:t>
      </w:r>
      <w:r w:rsidR="00D66DFE">
        <w:rPr>
          <w:rFonts w:eastAsia="SimSun" w:hint="eastAsia"/>
          <w:lang w:eastAsia="zh-CN"/>
        </w:rPr>
        <w:t>32</w:t>
      </w:r>
      <w:r>
        <w:rPr>
          <w:rFonts w:eastAsia="SimSun" w:hint="eastAsia"/>
          <w:lang w:eastAsia="zh-CN"/>
        </w:rPr>
        <w:t>）</w:t>
      </w:r>
      <w:r w:rsidR="00D66DFE">
        <w:rPr>
          <w:rFonts w:eastAsia="SimSun" w:hint="eastAsia"/>
          <w:lang w:eastAsia="zh-CN"/>
        </w:rPr>
        <w:t>代入</w:t>
      </w:r>
      <w:r w:rsidR="001F5998">
        <w:rPr>
          <w:rFonts w:eastAsia="SimSun" w:hint="eastAsia"/>
          <w:lang w:eastAsia="zh-CN"/>
        </w:rPr>
        <w:t>（</w:t>
      </w:r>
      <w:r w:rsidR="001F5998">
        <w:rPr>
          <w:rFonts w:eastAsia="SimSun" w:hint="eastAsia"/>
          <w:lang w:eastAsia="zh-CN"/>
        </w:rPr>
        <w:t>22</w:t>
      </w:r>
      <w:r w:rsidR="001F5998">
        <w:rPr>
          <w:rFonts w:eastAsia="SimSun" w:hint="eastAsia"/>
          <w:lang w:eastAsia="zh-CN"/>
        </w:rPr>
        <w:t>），可得出：</w:t>
      </w:r>
    </w:p>
    <w:p w14:paraId="3C0D8FFD" w14:textId="7DB4CACB" w:rsidR="009F24B7" w:rsidRPr="002D3F0A" w:rsidRDefault="009A4F0C" w:rsidP="000F4AFA">
      <w:pPr>
        <w:rPr>
          <w:rFonts w:eastAsia="SimSun"/>
          <w:i/>
          <w:lang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m:rPr>
              <m:nor/>
            </m:rPr>
            <w:rPr>
              <w:rFonts w:ascii="Cambria Math"/>
            </w:rPr>
            <m:t>=-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/>
                </w:rPr>
                <m:t>*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34</m:t>
              </m:r>
            </m:e>
          </m:d>
        </m:oMath>
      </m:oMathPara>
    </w:p>
    <w:p w14:paraId="6F59C3DC" w14:textId="2B324F55" w:rsidR="009F24B7" w:rsidRDefault="009A4F0C" w:rsidP="000F4AFA">
      <w:pPr>
        <w:rPr>
          <w:lang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(4)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(10)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(11)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ctrlPr>
                <w:rPr>
                  <w:rFonts w:ascii="Cambria Math" w:eastAsia="MS Gothic" w:hAnsi="Cambria Math" w:cs="MS Gothic" w:hint="eastAsia"/>
                  <w:i/>
                </w:rPr>
              </m:ctrlP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(12)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(13)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(18)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(19)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  <m:sup>
              <m:r>
                <w:rPr>
                  <w:rFonts w:ascii="MS Gothic" w:eastAsia="MS Gothic" w:hAnsi="MS Gothic" w:cs="MS Gothic" w:hint="eastAsia"/>
                </w:rPr>
                <m:t>*</m:t>
              </m:r>
              <m:ctrlPr>
                <w:rPr>
                  <w:rFonts w:ascii="Cambria Math" w:eastAsia="MS Gothic" w:hAnsi="Cambria Math" w:cs="MS Gothic" w:hint="eastAsia"/>
                  <w:i/>
                </w:rPr>
              </m:ctrlPr>
            </m:sup>
          </m:sSubSup>
          <m:r>
            <w:rPr>
              <w:rFonts w:ascii="Cambria Math"/>
            </w:rPr>
            <m:t>(20)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(25)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(26)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(31)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(32)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(33)</m:t>
          </m:r>
          <m:r>
            <w:rPr>
              <w:rFonts w:ascii="Cambria Math"/>
            </w:rPr>
            <m:t>，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  <m:sup>
              <m:r>
                <w:rPr>
                  <w:rFonts w:ascii="Cambria Math"/>
                </w:rPr>
                <m:t>*</m:t>
              </m:r>
            </m:sup>
          </m:sSubSup>
          <m:r>
            <w:rPr>
              <w:rFonts w:ascii="Cambria Math"/>
            </w:rPr>
            <m:t>(34)</m:t>
          </m:r>
        </m:oMath>
      </m:oMathPara>
    </w:p>
    <w:p w14:paraId="61BBBECA" w14:textId="77777777" w:rsidR="009F24B7" w:rsidRDefault="009F24B7" w:rsidP="00086666">
      <w:pPr>
        <w:rPr>
          <w:rFonts w:eastAsia="SimSun"/>
          <w:noProof/>
          <w:lang w:eastAsia="zh-CN"/>
        </w:rPr>
      </w:pPr>
    </w:p>
    <w:p w14:paraId="7A932C90" w14:textId="77777777" w:rsidR="00BD7310" w:rsidRDefault="00BD7310" w:rsidP="00086666">
      <w:pPr>
        <w:rPr>
          <w:rFonts w:eastAsia="SimSun"/>
          <w:noProof/>
          <w:lang w:eastAsia="zh-CN"/>
        </w:rPr>
      </w:pPr>
    </w:p>
    <w:p w14:paraId="7B2180B4" w14:textId="17FD1FC7" w:rsidR="00CF4489" w:rsidRDefault="00CF4489" w:rsidP="00A51C64">
      <w:pPr>
        <w:pStyle w:val="Heading3"/>
        <w:rPr>
          <w:ins w:id="99" w:author="SU FONG" w:date="2020-09-16T16:19:00Z"/>
        </w:rPr>
      </w:pPr>
      <w:r>
        <w:rPr>
          <w:rFonts w:ascii="SimSun" w:hAnsi="SimSun" w:hint="eastAsia"/>
        </w:rPr>
        <w:t>下</w:t>
      </w:r>
      <w:r>
        <w:t>部</w:t>
      </w:r>
      <w:r w:rsidR="00BD1524">
        <w:rPr>
          <w:rFonts w:hint="eastAsia"/>
        </w:rPr>
        <w:t>下</w:t>
      </w:r>
      <w:r>
        <w:rPr>
          <w:rFonts w:hint="eastAsia"/>
        </w:rPr>
        <w:t>连</w:t>
      </w:r>
      <w:r w:rsidRPr="00367EF4">
        <w:t>杆</w:t>
      </w:r>
    </w:p>
    <w:p w14:paraId="64B8DE45" w14:textId="2F43B8A9" w:rsidR="00A23746" w:rsidRPr="00387543" w:rsidRDefault="00A23746">
      <w:pPr>
        <w:pPrChange w:id="100" w:author="SU FONG" w:date="2020-09-16T16:19:00Z">
          <w:pPr>
            <w:pStyle w:val="Heading3"/>
          </w:pPr>
        </w:pPrChange>
      </w:pPr>
      <w:ins w:id="101" w:author="SU FONG" w:date="2020-09-16T16:19:00Z">
        <w:r>
          <w:rPr>
            <w:noProof/>
            <w:lang w:eastAsia="zh-CN"/>
          </w:rPr>
          <w:drawing>
            <wp:inline distT="0" distB="0" distL="0" distR="0" wp14:anchorId="540FF32D" wp14:editId="6DC04555">
              <wp:extent cx="3162300" cy="1765300"/>
              <wp:effectExtent l="0" t="0" r="0" b="0"/>
              <wp:docPr id="24" name="Picture 24" descr="A close up of a map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 descr="A close up of a map&#10;&#10;Description automatically generated"/>
                      <pic:cNvPicPr/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62300" cy="1765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5364EA" w14:textId="4B236235" w:rsidR="00CF4489" w:rsidRPr="00FC7051" w:rsidRDefault="009A4F0C" w:rsidP="000F4AFA">
      <w:pPr>
        <w:rPr>
          <w:rFonts w:eastAsia="SimSun"/>
          <w:noProof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w:bookmarkStart w:id="102" w:name="_Hlk47623712"/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w:bookmarkEnd w:id="102"/>
            </m:e>
          </m:bar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/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d</m:t>
              </m:r>
            </m:sub>
          </m:sSub>
          <m:r>
            <w:rPr>
              <w:rFonts w:ascii="Cambria Math"/>
            </w:rPr>
            <m:t>=0(35)</m:t>
          </m:r>
        </m:oMath>
      </m:oMathPara>
    </w:p>
    <w:p w14:paraId="4D5331A9" w14:textId="2F3FF678" w:rsidR="003C7605" w:rsidRDefault="009A4F0C" w:rsidP="000F4A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d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</m:e>
          </m:bar>
          <m:r>
            <w:rPr>
              <w:rFonts w:asci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color w:val="FF0000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</w:rPr>
                        <m:t>4</m:t>
                      </m:r>
                    </m:sub>
                    <m:sup/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</w:rPr>
                    <m:t>4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(3</m:t>
          </m:r>
          <m:r>
            <w:ins w:id="103" w:author="SU FONG" w:date="2020-09-16T16:37:00Z">
              <w:rPr>
                <w:rFonts w:ascii="Cambria Math"/>
              </w:rPr>
              <m:t>6</m:t>
            </w:ins>
          </m:r>
          <m:r>
            <w:del w:id="104" w:author="SU FONG" w:date="2020-09-16T16:36:00Z">
              <w:rPr>
                <w:rFonts w:ascii="Cambria Math"/>
              </w:rPr>
              <m:t>6</m:t>
            </w:del>
          </m:r>
          <m:r>
            <w:rPr>
              <w:rFonts w:ascii="Cambria Math"/>
            </w:rPr>
            <m:t>)</m:t>
          </m:r>
        </m:oMath>
      </m:oMathPara>
    </w:p>
    <w:p w14:paraId="0BA4F345" w14:textId="52EE087B" w:rsidR="00093B83" w:rsidRPr="008942B6" w:rsidRDefault="008942B6" w:rsidP="00086666">
      <w:pPr>
        <w:rPr>
          <w:rFonts w:eastAsia="SimSun"/>
          <w:noProof/>
          <w:lang w:val="x-none"/>
          <w:rPrChange w:id="105" w:author="SU FONG" w:date="2020-09-17T10:18:00Z">
            <w:rPr>
              <w:rFonts w:eastAsia="SimSun" w:hint="eastAsia"/>
              <w:noProof/>
              <w:lang w:val="x-none" w:eastAsia="zh-CN"/>
            </w:rPr>
          </w:rPrChange>
        </w:rPr>
      </w:pPr>
      <w:ins w:id="106" w:author="SU FONG" w:date="2020-09-17T10:18:00Z">
        <w:r>
          <w:rPr>
            <w:rFonts w:eastAsia="SimSun"/>
            <w:noProof/>
            <w:lang w:val="x-none"/>
          </w:rPr>
          <w:t>上式中的</w:t>
        </w:r>
        <w:r>
          <w:rPr>
            <w:rFonts w:eastAsia="SimSun"/>
            <w:noProof/>
          </w:rPr>
          <w:t>M</w:t>
        </w:r>
        <w:r>
          <w:rPr>
            <w:rFonts w:eastAsia="SimSun"/>
            <w:noProof/>
            <w:vertAlign w:val="subscript"/>
          </w:rPr>
          <w:t xml:space="preserve">d </w:t>
        </w:r>
        <w:r>
          <w:rPr>
            <w:rFonts w:eastAsia="SimSun"/>
            <w:noProof/>
            <w:lang w:val="x-none"/>
          </w:rPr>
          <w:t>是電機扭矩，在不採用電機的情況下直接設為</w:t>
        </w:r>
        <w:r>
          <w:rPr>
            <w:rFonts w:eastAsia="SimSun" w:hint="eastAsia"/>
            <w:noProof/>
            <w:lang w:val="x-none"/>
          </w:rPr>
          <w:t>0</w:t>
        </w:r>
        <w:r>
          <w:rPr>
            <w:rFonts w:eastAsia="SimSun"/>
            <w:noProof/>
            <w:lang w:val="x-none" w:eastAsia="zh-CN"/>
          </w:rPr>
          <w:t>即可。</w:t>
        </w:r>
      </w:ins>
    </w:p>
    <w:p w14:paraId="7D152FC4" w14:textId="33C3B562" w:rsidR="001613DD" w:rsidRDefault="001613DD" w:rsidP="00390290">
      <w:pPr>
        <w:pStyle w:val="Heading1"/>
        <w:rPr>
          <w:ins w:id="107" w:author="SU FONG" w:date="2020-09-16T16:35:00Z"/>
          <w:noProof/>
        </w:rPr>
      </w:pPr>
      <w:r>
        <w:rPr>
          <w:rFonts w:hint="eastAsia"/>
          <w:noProof/>
        </w:rPr>
        <w:t>直接求未知數</w:t>
      </w:r>
    </w:p>
    <w:p w14:paraId="761243C5" w14:textId="168AF00D" w:rsidR="007774CB" w:rsidRPr="007774CB" w:rsidRDefault="007774CB">
      <w:pPr>
        <w:rPr>
          <w:rPrChange w:id="108" w:author="SU FONG" w:date="2020-09-16T16:35:00Z">
            <w:rPr>
              <w:noProof/>
            </w:rPr>
          </w:rPrChange>
        </w:rPr>
        <w:pPrChange w:id="109" w:author="SU FONG" w:date="2020-09-16T16:35:00Z">
          <w:pPr>
            <w:pStyle w:val="Heading1"/>
          </w:pPr>
        </w:pPrChange>
      </w:pPr>
      <w:ins w:id="110" w:author="SU FONG" w:date="2020-09-16T16:35:00Z">
        <w:r w:rsidRPr="007774CB">
          <w:rPr>
            <w:rFonts w:hint="eastAsia"/>
          </w:rPr>
          <w:t>上部分之不同支點的水平和垂直方向力皆由需要拉力以求得，上部假設拉力已知，但其實有拉力後機構實為靜不定結構，故以下部分提出求出拉力的方法。</w:t>
        </w:r>
      </w:ins>
    </w:p>
    <w:p w14:paraId="28EEC607" w14:textId="58ECB6F6" w:rsidR="00121BB4" w:rsidRDefault="006006CE" w:rsidP="00390290">
      <w:pPr>
        <w:pStyle w:val="Heading2"/>
        <w:rPr>
          <w:ins w:id="111" w:author="SU FONG" w:date="2020-09-16T16:34:00Z"/>
          <w:noProof/>
        </w:rPr>
      </w:pPr>
      <w:r>
        <w:rPr>
          <w:rFonts w:ascii="SimSun" w:eastAsia="SimSun" w:hAnsi="SimSun" w:hint="eastAsia"/>
          <w:i/>
          <w:iCs/>
          <w:noProof/>
          <w:lang w:eastAsia="zh-CN"/>
        </w:rPr>
        <w:t>f</w:t>
      </w:r>
      <w:r w:rsidR="00C910ED">
        <w:rPr>
          <w:rFonts w:ascii="SimSun" w:eastAsia="SimSun" w:hAnsi="SimSun"/>
          <w:i/>
          <w:iCs/>
          <w:noProof/>
          <w:vertAlign w:val="subscript"/>
        </w:rPr>
        <w:t>1</w:t>
      </w:r>
      <w:r w:rsidR="001961C1">
        <w:rPr>
          <w:rFonts w:hint="eastAsia"/>
          <w:noProof/>
        </w:rPr>
        <w:t>為未知數</w:t>
      </w:r>
    </w:p>
    <w:p w14:paraId="0C33EF5C" w14:textId="0C86AFB7" w:rsidR="007774CB" w:rsidRPr="007774CB" w:rsidRDefault="007774CB">
      <w:pPr>
        <w:rPr>
          <w:rPrChange w:id="112" w:author="SU FONG" w:date="2020-09-16T16:34:00Z">
            <w:rPr>
              <w:noProof/>
            </w:rPr>
          </w:rPrChange>
        </w:rPr>
        <w:pPrChange w:id="113" w:author="SU FONG" w:date="2020-09-16T16:34:00Z">
          <w:pPr>
            <w:pStyle w:val="Heading2"/>
          </w:pPr>
        </w:pPrChange>
      </w:pPr>
    </w:p>
    <w:p w14:paraId="2F6ED3D1" w14:textId="11A2ECC3" w:rsidR="00D941A1" w:rsidRPr="00C27732" w:rsidRDefault="00595047" w:rsidP="00F80188">
      <w:pPr>
        <w:rPr>
          <w:rFonts w:eastAsia="SimSun"/>
          <w:noProof/>
        </w:rPr>
      </w:pPr>
      <w:r>
        <w:rPr>
          <w:rFonts w:eastAsia="SimSun" w:hint="eastAsia"/>
          <w:noProof/>
        </w:rPr>
        <w:t>(</w:t>
      </w:r>
      <w:r>
        <w:rPr>
          <w:rFonts w:eastAsia="SimSun"/>
          <w:noProof/>
        </w:rPr>
        <w:t>8)+(16)</w:t>
      </w:r>
      <w:r w:rsidR="00C27732">
        <w:rPr>
          <w:rFonts w:eastAsia="SimSun"/>
          <w:noProof/>
        </w:rPr>
        <w:t xml:space="preserve"> </w:t>
      </w:r>
    </w:p>
    <w:p w14:paraId="29DA0098" w14:textId="5A3DAD21" w:rsidR="00F80188" w:rsidRDefault="009A4F0C" w:rsidP="00F80188">
      <w:pPr>
        <w:rPr>
          <w:rFonts w:eastAsia="SimSun"/>
          <w:noProof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Microsoft YaHei" w:eastAsia="Microsoft YaHei" w:hAnsi="Microsoft YaHei" w:cs="Microsoft YaHei" w:hint="eastAsia"/>
                  <w:color w:val="FF0000"/>
                  <w:lang w:eastAsia="zh-CN"/>
                </w:rPr>
                <m:t>-</m:t>
              </m:r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bar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/>
            </w:rPr>
            <m:t>=0</m:t>
          </m:r>
          <m:r>
            <m:rPr>
              <m:sty m:val="p"/>
            </m:rPr>
            <w:rPr>
              <w:rFonts w:ascii="Cambria Math" w:eastAsia="SimSun" w:hAnsi="Cambria Math" w:hint="eastAsia"/>
              <w:noProof/>
            </w:rPr>
            <m:t>(</m:t>
          </m:r>
          <m:r>
            <m:rPr>
              <m:sty m:val="p"/>
            </m:rPr>
            <w:rPr>
              <w:rFonts w:ascii="Cambria Math" w:eastAsia="SimSun" w:hAnsi="Cambria Math"/>
              <w:noProof/>
            </w:rPr>
            <m:t>8)</m:t>
          </m:r>
        </m:oMath>
      </m:oMathPara>
    </w:p>
    <w:p w14:paraId="32304DF8" w14:textId="0ACF2F53" w:rsidR="00F8184A" w:rsidRPr="001D37AA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bar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/>
            </w:rPr>
            <m:t>=0</m:t>
          </m:r>
          <m:r>
            <m:rPr>
              <m:sty m:val="p"/>
            </m:rPr>
            <w:rPr>
              <w:rFonts w:ascii="Cambria Math" w:eastAsia="SimSun" w:hAnsi="Cambria Math"/>
              <w:noProof/>
            </w:rPr>
            <m:t>(16)</m:t>
          </m:r>
        </m:oMath>
      </m:oMathPara>
    </w:p>
    <w:p w14:paraId="45303490" w14:textId="65964A4D" w:rsidR="001D37AA" w:rsidRPr="005970CF" w:rsidRDefault="009A4F0C" w:rsidP="00086666">
      <w:pPr>
        <w:rPr>
          <w:noProof/>
          <w:sz w:val="16"/>
          <w:szCs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Cambria Math"/>
                  <w:sz w:val="16"/>
                  <w:szCs w:val="15"/>
                </w:rPr>
                <m:t>f</m:t>
              </m:r>
            </m:e>
            <m:sub>
              <m:r>
                <w:rPr>
                  <w:rFonts w:ascii="Cambria Math"/>
                  <w:sz w:val="16"/>
                  <w:szCs w:val="15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F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Microsoft YaHei" w:eastAsia="Microsoft YaHei" w:hAnsi="Microsoft YaHei" w:cs="Microsoft YaHei" w:hint="eastAsia"/>
                  <w:color w:val="FF0000"/>
                  <w:sz w:val="16"/>
                  <w:szCs w:val="15"/>
                  <w:lang w:eastAsia="zh-CN"/>
                </w:rPr>
                <m:t>-</m:t>
              </m:r>
              <m:r>
                <w:rPr>
                  <w:rFonts w:ascii="Cambria Math"/>
                  <w:sz w:val="16"/>
                  <w:szCs w:val="15"/>
                </w:rPr>
                <m:t>f</m:t>
              </m:r>
            </m:e>
            <m:sub>
              <m:r>
                <w:rPr>
                  <w:rFonts w:ascii="Cambria Math"/>
                  <w:sz w:val="16"/>
                  <w:szCs w:val="15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F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</m:sSub>
            </m:e>
          </m:bar>
          <m:r>
            <w:rPr>
              <w:rFonts w:ascii="Microsoft YaHei" w:eastAsia="Microsoft YaHei" w:hAnsi="Microsoft YaHei" w:cs="Microsoft YaHei" w:hint="eastAsia"/>
              <w:color w:val="FF0000"/>
              <w:sz w:val="16"/>
              <w:szCs w:val="15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Cambria Math"/>
                  <w:sz w:val="16"/>
                  <w:szCs w:val="15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16"/>
                          <w:szCs w:val="15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sz w:val="16"/>
                          <w:szCs w:val="15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6"/>
                          <w:szCs w:val="15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16"/>
                          <w:szCs w:val="15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sz w:val="16"/>
                          <w:szCs w:val="15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  <w:sz w:val="16"/>
                          <w:szCs w:val="15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  <w:sz w:val="16"/>
                  <w:szCs w:val="15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uncPr>
            <m:fName>
              <m:r>
                <w:rPr>
                  <w:rFonts w:ascii="Cambria Math"/>
                  <w:sz w:val="16"/>
                  <w:szCs w:val="15"/>
                </w:rPr>
                <m:t>cos</m:t>
              </m:r>
            </m:fName>
            <m:e>
              <m:r>
                <w:rPr>
                  <w:rFonts w:ascii="Cambria Math"/>
                  <w:sz w:val="16"/>
                  <w:szCs w:val="15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sz w:val="16"/>
              <w:szCs w:val="15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Cambria Math"/>
                  <w:sz w:val="16"/>
                  <w:szCs w:val="15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6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16"/>
                          <w:szCs w:val="15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sz w:val="16"/>
                          <w:szCs w:val="15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6"/>
                          <w:szCs w:val="15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16"/>
                          <w:szCs w:val="15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sz w:val="16"/>
                          <w:szCs w:val="15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16"/>
                          <w:szCs w:val="15"/>
                        </w:rPr>
                        <m:t>'</m:t>
                      </m:r>
                    </m:sup>
                  </m:sSubSup>
                </m:e>
              </m:bar>
            </m:num>
            <m:den>
              <m:r>
                <w:rPr>
                  <w:rFonts w:ascii="Cambria Math"/>
                  <w:sz w:val="16"/>
                  <w:szCs w:val="15"/>
                </w:rPr>
                <m:t>2</m:t>
              </m:r>
            </m:den>
          </m:f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uncPr>
            <m:fName>
              <m:r>
                <w:rPr>
                  <w:rFonts w:ascii="Cambria Math"/>
                  <w:sz w:val="16"/>
                  <w:szCs w:val="15"/>
                </w:rPr>
                <m:t>cos</m:t>
              </m:r>
            </m:fName>
            <m:e>
              <m:r>
                <w:rPr>
                  <w:rFonts w:ascii="Cambria Math"/>
                  <w:sz w:val="16"/>
                  <w:szCs w:val="15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sz w:val="16"/>
              <w:szCs w:val="15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Cambria Math"/>
                  <w:sz w:val="16"/>
                  <w:szCs w:val="15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uncPr>
            <m:fName>
              <m:r>
                <w:rPr>
                  <w:rFonts w:ascii="Cambria Math"/>
                  <w:sz w:val="16"/>
                  <w:szCs w:val="15"/>
                </w:rPr>
                <m:t>sin</m:t>
              </m:r>
            </m:fName>
            <m:e>
              <m:r>
                <w:rPr>
                  <w:rFonts w:ascii="Cambria Math"/>
                  <w:sz w:val="16"/>
                  <w:szCs w:val="15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sz w:val="16"/>
              <w:szCs w:val="15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Cambria Math"/>
                  <w:sz w:val="16"/>
                  <w:szCs w:val="15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uncPr>
            <m:fName>
              <m:r>
                <w:rPr>
                  <w:rFonts w:ascii="Cambria Math"/>
                  <w:sz w:val="16"/>
                  <w:szCs w:val="15"/>
                </w:rPr>
                <m:t>sin</m:t>
              </m:r>
            </m:fName>
            <m:e>
              <m:r>
                <w:rPr>
                  <w:rFonts w:ascii="Cambria Math"/>
                  <w:sz w:val="16"/>
                  <w:szCs w:val="15"/>
                </w:rPr>
                <m:t>θ</m:t>
              </m:r>
            </m:e>
          </m:func>
          <m:r>
            <w:rPr>
              <w:rFonts w:ascii="Cambria Math" w:eastAsia="SimSun" w:hAnsi="Cambria Math" w:hint="eastAsia"/>
              <w:color w:val="FF0000"/>
              <w:sz w:val="16"/>
              <w:szCs w:val="15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Cambria Math"/>
                  <w:sz w:val="16"/>
                  <w:szCs w:val="15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2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uncPr>
            <m:fName>
              <m:r>
                <w:rPr>
                  <w:rFonts w:ascii="Cambria Math"/>
                  <w:sz w:val="16"/>
                  <w:szCs w:val="15"/>
                </w:rPr>
                <m:t>cos</m:t>
              </m:r>
            </m:fName>
            <m:e>
              <m:r>
                <w:rPr>
                  <w:rFonts w:ascii="Cambria Math"/>
                  <w:sz w:val="16"/>
                  <w:szCs w:val="15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sz w:val="16"/>
              <w:szCs w:val="15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sSubPr>
            <m:e>
              <m:r>
                <w:rPr>
                  <w:rFonts w:ascii="Cambria Math"/>
                  <w:sz w:val="16"/>
                  <w:szCs w:val="15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SupPr>
                <m:e>
                  <m:r>
                    <w:rPr>
                      <w:rFonts w:ascii="Cambria Math"/>
                      <w:sz w:val="16"/>
                      <w:szCs w:val="15"/>
                    </w:rPr>
                    <m:t>O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1</m:t>
                  </m:r>
                </m:sub>
                <m:sup>
                  <m:r>
                    <w:rPr>
                      <w:rFonts w:ascii="Cambria Math"/>
                      <w:sz w:val="16"/>
                      <w:szCs w:val="15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  <w:sz w:val="16"/>
              <w:szCs w:val="15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16"/>
                  <w:szCs w:val="15"/>
                </w:rPr>
              </m:ctrlPr>
            </m:funcPr>
            <m:fName>
              <m:r>
                <w:rPr>
                  <w:rFonts w:ascii="Cambria Math"/>
                  <w:sz w:val="16"/>
                  <w:szCs w:val="15"/>
                </w:rPr>
                <m:t>cos</m:t>
              </m:r>
            </m:fName>
            <m:e>
              <m:r>
                <w:rPr>
                  <w:rFonts w:ascii="Cambria Math"/>
                  <w:sz w:val="16"/>
                  <w:szCs w:val="15"/>
                </w:rPr>
                <m:t>θ</m:t>
              </m:r>
              <m:r>
                <w:rPr>
                  <w:rFonts w:ascii="Microsoft YaHei" w:eastAsia="Microsoft YaHei" w:hAnsi="Microsoft YaHei" w:cs="Microsoft YaHei" w:hint="eastAsia"/>
                  <w:color w:val="FF0000"/>
                  <w:sz w:val="16"/>
                  <w:szCs w:val="15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5"/>
                    </w:rPr>
                  </m:ctrlPr>
                </m:sSubPr>
                <m:e>
                  <m:r>
                    <w:rPr>
                      <w:rFonts w:ascii="Cambria Math"/>
                      <w:sz w:val="16"/>
                      <w:szCs w:val="15"/>
                    </w:rPr>
                    <m:t>M</m:t>
                  </m:r>
                </m:e>
                <m:sub>
                  <m:r>
                    <w:rPr>
                      <w:rFonts w:ascii="Cambria Math"/>
                      <w:sz w:val="16"/>
                      <w:szCs w:val="15"/>
                    </w:rPr>
                    <m:t>c</m:t>
                  </m:r>
                </m:sub>
              </m:sSub>
              <m:r>
                <w:rPr>
                  <w:rFonts w:ascii="Cambria Math" w:eastAsia="SimSun" w:hAnsi="Cambria Math" w:hint="eastAsia"/>
                  <w:sz w:val="16"/>
                  <w:szCs w:val="15"/>
                  <w:lang w:eastAsia="zh-CN"/>
                </w:rPr>
                <m:t>=</m:t>
              </m:r>
              <m:r>
                <w:rPr>
                  <w:rFonts w:ascii="Cambria Math"/>
                  <w:sz w:val="16"/>
                  <w:szCs w:val="15"/>
                </w:rPr>
                <m:t>0</m:t>
              </m:r>
            </m:e>
          </m:func>
        </m:oMath>
      </m:oMathPara>
    </w:p>
    <w:p w14:paraId="2B76C5A3" w14:textId="28725054" w:rsidR="00787E15" w:rsidRPr="00135DC0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d>
            <m:dPr>
              <m:ctrlPr>
                <w:rPr>
                  <w:rFonts w:ascii="Cambria Math" w:eastAsia="SimSun" w:hAnsi="Cambria Math" w:cs="MS Gothic"/>
                  <w:iCs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ba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</w:rPr>
              </m:ctrlPr>
            </m:sSubPr>
            <m:e>
              <m:r>
                <w:rPr>
                  <w:rFonts w:ascii="Cambria Math" w:eastAsia="MS Gothic" w:hAnsi="Cambria Math" w:cs="MS Gothic"/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</w:rPr>
                <m:t>2</m:t>
              </m:r>
            </m:sub>
          </m:sSub>
          <m:r>
            <w:rPr>
              <w:rFonts w:ascii="Cambria Math" w:eastAsia="MS Gothic" w:hAnsi="Cambria Math" w:cs="MS Gothic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</w:rPr>
              </m:ctrlPr>
            </m:sSubPr>
            <m:e>
              <m:r>
                <w:rPr>
                  <w:rFonts w:ascii="Cambria Math" w:eastAsia="MS Gothic" w:hAnsi="Cambria Math" w:cs="MS Gothic"/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</w:rPr>
                <m:t>1</m:t>
              </m:r>
            </m:sub>
          </m:sSub>
          <m:r>
            <w:rPr>
              <w:rFonts w:ascii="Cambria Math" w:eastAsia="MS Gothic" w:hAnsi="Cambria Math" w:cs="MS Gothic"/>
            </w:rPr>
            <m:t>+</m:t>
          </m:r>
          <m:d>
            <m:dPr>
              <m:ctrlPr>
                <w:rPr>
                  <w:rFonts w:ascii="Cambria Math" w:eastAsia="MS Gothic" w:hAnsi="Cambria Math" w:cs="MS Gothic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sub>
              </m:sSub>
              <m:r>
                <w:rPr>
                  <w:rFonts w:ascii="Microsoft YaHei" w:eastAsia="Microsoft YaHei" w:hAnsi="Microsoft YaHei" w:cs="Microsoft YaHei" w:hint="eastAsia"/>
                  <w:color w:val="FF0000"/>
                  <w:lang w:eastAsia="zh-C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V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sub>
              </m:sSub>
              <m:ctrlPr>
                <w:rPr>
                  <w:rFonts w:ascii="Cambria Math" w:eastAsia="MS Gothic" w:hAnsi="MS Gothic" w:cs="MS Gothic"/>
                  <w:i/>
                </w:rPr>
              </m:ctrlPr>
            </m:e>
          </m:d>
          <m:r>
            <w:rPr>
              <w:rFonts w:ascii="MS Gothic" w:eastAsia="MS Gothic" w:hAnsi="MS Gothic" w:cs="MS Gothic" w:hint="eastAsia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e>
          </m:bar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r>
                <w:rPr>
                  <w:rFonts w:ascii="Cambria Math"/>
                </w:rPr>
                <m:t>θ</m:t>
              </m:r>
            </m:e>
          </m:func>
          <m:r>
            <w:rPr>
              <w:rFonts w:ascii="Microsoft YaHei" w:eastAsia="Microsoft YaHei" w:hAnsi="Microsoft YaHei" w:cs="Microsoft YaHei" w:hint="eastAsia"/>
              <w:color w:val="FF0000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M</m:t>
              </m:r>
            </m:e>
            <m:sub>
              <m:r>
                <w:rPr>
                  <w:rFonts w:asci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6827CC8" w14:textId="2724EF2C" w:rsidR="00135DC0" w:rsidRPr="001D37AA" w:rsidRDefault="009A4F0C">
      <w:pPr>
        <w:jc w:val="center"/>
        <w:rPr>
          <w:noProof/>
          <w:lang w:eastAsia="zh-CN"/>
        </w:rPr>
        <w:pPrChange w:id="114" w:author="SU FONG" w:date="2020-09-16T16:36:00Z">
          <w:pPr/>
        </w:pPrChange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MS Gothic" w:eastAsia="MS Gothic" w:hAnsi="MS Gothic" w:cs="MS Gothic" w:hint="eastAsia"/>
          </w:rPr>
          <m:t>⋅</m:t>
        </m:r>
        <m:d>
          <m:dPr>
            <m:ctrlPr>
              <w:rPr>
                <w:rFonts w:ascii="Cambria Math" w:eastAsia="SimSun" w:hAnsi="Cambria Math" w:cs="MS Gothic"/>
                <w:iCs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O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hAnsi="Cambria Math"/>
              </w:rPr>
              <m:t>-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O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ba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</m:sub>
        </m:sSub>
        <m:r>
          <w:rPr>
            <w:rFonts w:ascii="MS Gothic" w:eastAsia="MS Gothic" w:hAnsi="MS Gothic" w:cs="MS Gothic" w:hint="eastAsia"/>
          </w:rPr>
          <m:t>⋅</m:t>
        </m:r>
        <m:sSub>
          <m:sSubPr>
            <m:ctrlPr>
              <w:rPr>
                <w:rFonts w:ascii="Cambria Math" w:eastAsia="MS Gothic" w:hAnsi="Cambria Math" w:cs="MS Gothic"/>
                <w:i/>
              </w:rPr>
            </m:ctrlPr>
          </m:sSubPr>
          <m:e>
            <m:r>
              <w:rPr>
                <w:rFonts w:ascii="Cambria Math" w:eastAsia="MS Gothic" w:hAnsi="Cambria Math" w:cs="MS Gothic"/>
              </w:rPr>
              <m:t>x</m:t>
            </m:r>
          </m:e>
          <m:sub>
            <m:r>
              <w:rPr>
                <w:rFonts w:ascii="Cambria Math" w:eastAsia="MS Gothic" w:hAnsi="Cambria Math" w:cs="MS Gothic"/>
              </w:rPr>
              <m:t>2</m:t>
            </m:r>
          </m:sub>
        </m:sSub>
        <m:r>
          <w:rPr>
            <w:rFonts w:ascii="Cambria Math" w:eastAsia="MS Gothic" w:hAnsi="Cambria Math" w:cs="MS Gothic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</m:sub>
        </m:sSub>
        <m:r>
          <w:rPr>
            <w:rFonts w:ascii="MS Gothic" w:eastAsia="MS Gothic" w:hAnsi="MS Gothic" w:cs="MS Gothic" w:hint="eastAsia"/>
          </w:rPr>
          <m:t>⋅</m:t>
        </m:r>
        <m:sSub>
          <m:sSubPr>
            <m:ctrlPr>
              <w:rPr>
                <w:rFonts w:ascii="Cambria Math" w:eastAsia="MS Gothic" w:hAnsi="Cambria Math" w:cs="MS Gothic"/>
                <w:i/>
              </w:rPr>
            </m:ctrlPr>
          </m:sSubPr>
          <m:e>
            <m:r>
              <w:rPr>
                <w:rFonts w:ascii="Cambria Math" w:eastAsia="MS Gothic" w:hAnsi="Cambria Math" w:cs="MS Gothic"/>
              </w:rPr>
              <m:t>x</m:t>
            </m:r>
          </m:e>
          <m:sub>
            <m:r>
              <w:rPr>
                <w:rFonts w:ascii="Cambria Math" w:eastAsia="MS Gothic" w:hAnsi="Cambria Math" w:cs="MS Gothic"/>
              </w:rPr>
              <m:t>1</m:t>
            </m:r>
          </m:sub>
        </m:sSub>
        <m:r>
          <w:rPr>
            <w:rFonts w:ascii="Cambria Math" w:eastAsia="MS Gothic" w:hAnsi="Cambria Math" w:cs="MS Gothic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G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</m:sub>
        </m:sSub>
        <m:r>
          <w:rPr>
            <w:rFonts w:ascii="MS Gothic" w:eastAsia="MS Gothic" w:hAnsi="MS Gothic" w:cs="MS Gothic" w:hint="eastAsia"/>
          </w:rPr>
          <m:t>⋅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  <m:sup>
                <m:r>
                  <w:rPr>
                    <w:rFonts w:ascii="Cambria Math"/>
                  </w:rPr>
                  <m:t>'</m:t>
                </m:r>
              </m:sup>
            </m:sSubSup>
          </m:e>
        </m:bar>
        <m:r>
          <w:rPr>
            <w:rFonts w:ascii="MS Gothic" w:eastAsia="MS Gothic" w:hAnsi="MS Gothic" w:cs="MS Gothic" w:hint="eastAsia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/>
              </w:rPr>
              <m:t>cos</m:t>
            </m:r>
          </m:fName>
          <m:e>
            <m:r>
              <w:rPr>
                <w:rFonts w:ascii="Cambria Math"/>
              </w:rPr>
              <m:t>θ</m:t>
            </m:r>
          </m:e>
        </m:func>
        <m:r>
          <w:rPr>
            <w:rFonts w:ascii="Microsoft YaHei" w:eastAsia="Microsoft YaHei" w:hAnsi="Microsoft YaHei" w:cs="Microsoft YaHei" w:hint="eastAsia"/>
            <w:color w:val="FF0000"/>
            <w:lang w:eastAsia="zh-CN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M</m:t>
            </m:r>
          </m:e>
          <m:sub>
            <m:r>
              <w:rPr>
                <w:rFonts w:ascii="Cambria Math"/>
              </w:rPr>
              <m:t>c</m:t>
            </m:r>
          </m:sub>
        </m:sSub>
        <m:r>
          <w:rPr>
            <w:rFonts w:ascii="Cambria Math" w:hAnsi="Cambria Math"/>
          </w:rPr>
          <m:t>=0</m:t>
        </m:r>
        <m:r>
          <w:ins w:id="115" w:author="SU FONG" w:date="2020-09-16T16:35:00Z">
            <w:rPr>
              <w:rFonts w:ascii="Cambria Math" w:hAnsi="Cambria Math"/>
              <w:noProof/>
            </w:rPr>
            <m:t>(3</m:t>
          </w:ins>
        </m:r>
        <m:r>
          <w:ins w:id="116" w:author="SU FONG" w:date="2020-09-16T16:37:00Z">
            <w:rPr>
              <w:rFonts w:ascii="Cambria Math" w:hAnsi="Cambria Math"/>
              <w:noProof/>
            </w:rPr>
            <m:t>7</m:t>
          </w:ins>
        </m:r>
        <m:r>
          <w:ins w:id="117" w:author="SU FONG" w:date="2020-09-16T16:35:00Z">
            <w:rPr>
              <w:rFonts w:ascii="Cambria Math" w:hAnsi="Cambria Math"/>
              <w:noProof/>
            </w:rPr>
            <m:t>)</m:t>
          </w:ins>
        </m:r>
      </m:oMath>
      <w:del w:id="118" w:author="SU FONG" w:date="2020-09-16T16:35:00Z">
        <w:r w:rsidR="004B727A" w:rsidDel="007774CB">
          <w:rPr>
            <w:rFonts w:hint="eastAsia"/>
            <w:noProof/>
          </w:rPr>
          <w:delText>`</w:delText>
        </w:r>
      </w:del>
    </w:p>
    <w:p w14:paraId="2A544D37" w14:textId="4410AAAA" w:rsidR="00EC48BA" w:rsidRDefault="00957F39" w:rsidP="00086666">
      <w:pPr>
        <w:rPr>
          <w:rFonts w:eastAsia="SimSun"/>
          <w:noProof/>
        </w:rPr>
      </w:pPr>
      <w:r>
        <w:rPr>
          <w:rFonts w:eastAsia="SimSun" w:hint="eastAsia"/>
          <w:noProof/>
        </w:rPr>
        <w:t>可以求出</w:t>
      </w:r>
      <w:r>
        <w:rPr>
          <w:rFonts w:eastAsia="SimSun" w:hint="eastAsia"/>
          <w:i/>
          <w:iCs/>
          <w:noProof/>
        </w:rPr>
        <w:t>f</w:t>
      </w:r>
      <w:r>
        <w:rPr>
          <w:rFonts w:eastAsia="SimSun"/>
          <w:i/>
          <w:iCs/>
          <w:noProof/>
          <w:vertAlign w:val="subscript"/>
        </w:rPr>
        <w:t>1</w:t>
      </w:r>
      <w:r>
        <w:rPr>
          <w:rFonts w:eastAsia="SimSun" w:hint="eastAsia"/>
          <w:noProof/>
        </w:rPr>
        <w:t>的一般通式。</w:t>
      </w:r>
    </w:p>
    <w:p w14:paraId="4E701BD1" w14:textId="148B234E" w:rsidR="009C5DD3" w:rsidRPr="00126EA7" w:rsidRDefault="00216054" w:rsidP="00086666">
      <w:pPr>
        <w:rPr>
          <w:noProof/>
        </w:rPr>
      </w:pPr>
      <w:r>
        <w:rPr>
          <w:rFonts w:eastAsia="SimSun" w:hint="eastAsia"/>
          <w:noProof/>
        </w:rPr>
        <w:t>假設上部能夠獨立平衡，則</w:t>
      </w:r>
      <w:r w:rsidRPr="00C27732">
        <w:rPr>
          <w:rFonts w:eastAsia="SimSun" w:hint="eastAsia"/>
          <w:i/>
          <w:iCs/>
          <w:noProof/>
        </w:rPr>
        <w:t>M</w:t>
      </w:r>
      <w:r w:rsidRPr="00C27732">
        <w:rPr>
          <w:rFonts w:eastAsia="SimSun" w:hint="eastAsia"/>
          <w:i/>
          <w:iCs/>
          <w:noProof/>
          <w:vertAlign w:val="subscript"/>
        </w:rPr>
        <w:t>c</w:t>
      </w:r>
      <w:r>
        <w:rPr>
          <w:rFonts w:eastAsia="SimSun" w:hint="eastAsia"/>
          <w:noProof/>
        </w:rPr>
        <w:t>=</w:t>
      </w:r>
      <w:r>
        <w:rPr>
          <w:rFonts w:eastAsia="SimSun"/>
          <w:noProof/>
        </w:rPr>
        <w:t>0</w:t>
      </w:r>
      <w:r w:rsidR="00126EA7">
        <w:rPr>
          <w:rFonts w:eastAsia="SimSun" w:hint="eastAsia"/>
          <w:noProof/>
        </w:rPr>
        <w:t>，否則繼續進行下部的計算。</w:t>
      </w:r>
    </w:p>
    <w:p w14:paraId="06C2CBEE" w14:textId="588C9317" w:rsidR="009C5DD3" w:rsidRDefault="00F83EBF" w:rsidP="00390290">
      <w:pPr>
        <w:pStyle w:val="Heading2"/>
        <w:rPr>
          <w:noProof/>
          <w:lang w:eastAsia="zh-CN"/>
        </w:rPr>
      </w:pPr>
      <w:r>
        <w:rPr>
          <w:rFonts w:ascii="SimSun" w:eastAsia="SimSun" w:hAnsi="SimSun" w:hint="eastAsia"/>
          <w:i/>
          <w:iCs/>
          <w:noProof/>
          <w:lang w:eastAsia="zh-CN"/>
        </w:rPr>
        <w:t>f</w:t>
      </w:r>
      <w:r>
        <w:rPr>
          <w:rFonts w:ascii="SimSun" w:eastAsia="SimSun" w:hAnsi="SimSun"/>
          <w:i/>
          <w:iCs/>
          <w:noProof/>
          <w:vertAlign w:val="subscript"/>
        </w:rPr>
        <w:t>2</w:t>
      </w:r>
      <w:r w:rsidR="0076603B">
        <w:rPr>
          <w:rFonts w:hint="eastAsia"/>
          <w:noProof/>
          <w:lang w:eastAsia="zh-CN"/>
        </w:rPr>
        <w:t>未知數</w:t>
      </w:r>
    </w:p>
    <w:p w14:paraId="404C533C" w14:textId="276DEF78" w:rsidR="009C5DD3" w:rsidRDefault="00490EFA" w:rsidP="00086666">
      <w:pPr>
        <w:rPr>
          <w:rFonts w:eastAsia="SimSun"/>
          <w:noProof/>
        </w:rPr>
      </w:pPr>
      <w:r>
        <w:rPr>
          <w:rFonts w:eastAsia="SimSun" w:hint="eastAsia"/>
          <w:noProof/>
        </w:rPr>
        <w:t>為了計算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sub>
        </m:sSub>
        <m:r>
          <w:rPr>
            <w:rFonts w:ascii="Cambria Math" w:eastAsia="SimSun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sub>
        </m:sSub>
      </m:oMath>
      <w:r w:rsidR="00F1247B">
        <w:rPr>
          <w:rFonts w:eastAsia="SimSun" w:hint="eastAsia"/>
          <w:noProof/>
        </w:rPr>
        <w:t>，</w:t>
      </w:r>
      <w:r w:rsidR="008D5E5C">
        <w:rPr>
          <w:rFonts w:eastAsia="SimSun" w:hint="eastAsia"/>
          <w:noProof/>
        </w:rPr>
        <w:t>利用</w:t>
      </w:r>
      <w:r w:rsidR="004D1A5F">
        <w:rPr>
          <w:rFonts w:eastAsia="SimSun" w:hint="eastAsia"/>
          <w:noProof/>
        </w:rPr>
        <w:t>(</w:t>
      </w:r>
      <w:r>
        <w:rPr>
          <w:rFonts w:eastAsia="SimSun"/>
          <w:noProof/>
        </w:rPr>
        <w:t>7</w:t>
      </w:r>
      <w:r w:rsidR="004D1A5F">
        <w:rPr>
          <w:rFonts w:eastAsia="SimSun"/>
          <w:noProof/>
        </w:rPr>
        <w:t>)+(</w:t>
      </w:r>
      <w:r>
        <w:rPr>
          <w:rFonts w:eastAsia="SimSun"/>
          <w:noProof/>
        </w:rPr>
        <w:t>15</w:t>
      </w:r>
      <w:r w:rsidR="004D1A5F">
        <w:rPr>
          <w:rFonts w:eastAsia="SimSun"/>
          <w:noProof/>
        </w:rPr>
        <w:t>)</w:t>
      </w:r>
    </w:p>
    <w:p w14:paraId="728E80BF" w14:textId="53179650" w:rsidR="009C5DD3" w:rsidRPr="006E1792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=0(7)</m:t>
          </m:r>
        </m:oMath>
      </m:oMathPara>
    </w:p>
    <w:p w14:paraId="0E80B3E7" w14:textId="7A8261C2" w:rsidR="00634AD6" w:rsidRPr="00634AD6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=0(15)</m:t>
          </m:r>
        </m:oMath>
      </m:oMathPara>
    </w:p>
    <w:p w14:paraId="76ED3C32" w14:textId="7233AACA" w:rsidR="00634AD6" w:rsidRPr="00A9395C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="SimSun" w:hAnsi="Cambria Math" w:hint="eastAsia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 w:eastAsia="SimSun" w:hAnsi="Cambria Math" w:hint="eastAsia"/>
              <w:lang w:eastAsia="zh-CN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26268FC4" w14:textId="44C157DF" w:rsidR="00C310DD" w:rsidRPr="00C310DD" w:rsidRDefault="009A4F0C" w:rsidP="00A9395C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="SimSun" w:hAnsi="Cambria Math" w:hint="eastAsia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="MS Gothic" w:hAnsi="Cambria Math" w:cs="MS Gothic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 w:eastAsia="SimSun" w:hAnsi="Cambria Math" w:hint="eastAsia"/>
              <w:lang w:eastAsia="zh-CN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440F86CF" w14:textId="2DB02FD8" w:rsidR="009A5C0A" w:rsidRDefault="009A5C0A" w:rsidP="009A5C0A">
      <w:pPr>
        <w:rPr>
          <w:rFonts w:eastAsia="SimSun"/>
          <w:noProof/>
        </w:rPr>
      </w:pPr>
      <w:r>
        <w:rPr>
          <w:rFonts w:eastAsia="SimSun" w:hint="eastAsia"/>
          <w:noProof/>
        </w:rPr>
        <w:t>為了計算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</m:sub>
        </m:sSub>
        <m:r>
          <w:rPr>
            <w:rFonts w:ascii="Cambria Math" w:eastAsia="SimSun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H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O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</m:sub>
        </m:sSub>
      </m:oMath>
      <w:r>
        <w:rPr>
          <w:rFonts w:eastAsia="SimSun" w:hint="eastAsia"/>
          <w:noProof/>
        </w:rPr>
        <w:t>，利用</w:t>
      </w:r>
      <w:r>
        <w:rPr>
          <w:rFonts w:eastAsia="SimSun" w:hint="eastAsia"/>
          <w:noProof/>
        </w:rPr>
        <w:t>(</w:t>
      </w:r>
      <w:r w:rsidR="00F12098">
        <w:rPr>
          <w:rFonts w:eastAsia="SimSun"/>
          <w:noProof/>
        </w:rPr>
        <w:t>6</w:t>
      </w:r>
      <w:r>
        <w:rPr>
          <w:rFonts w:eastAsia="SimSun"/>
          <w:noProof/>
        </w:rPr>
        <w:t>)+(</w:t>
      </w:r>
      <w:r w:rsidR="00F12098">
        <w:rPr>
          <w:rFonts w:eastAsia="SimSun"/>
          <w:noProof/>
        </w:rPr>
        <w:t>14</w:t>
      </w:r>
      <w:r>
        <w:rPr>
          <w:rFonts w:eastAsia="SimSun"/>
          <w:noProof/>
        </w:rPr>
        <w:t>)</w:t>
      </w:r>
    </w:p>
    <w:p w14:paraId="5B283D38" w14:textId="31C17FAF" w:rsidR="001C4A86" w:rsidRDefault="009A4F0C" w:rsidP="009A5C0A">
      <w:pPr>
        <w:rPr>
          <w:rFonts w:eastAsia="SimSun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=0(6)</m:t>
          </m:r>
        </m:oMath>
      </m:oMathPara>
    </w:p>
    <w:p w14:paraId="432BFE25" w14:textId="55C85CC9" w:rsidR="00A9395C" w:rsidRPr="00AE2ED8" w:rsidRDefault="00B36AB3" w:rsidP="00086666">
      <w:pPr>
        <w:rPr>
          <w:noProof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MS Gothic" w:eastAsia="MS Gothic" w:hAnsi="MS Gothic" w:cs="MS Gothic" w:hint="eastAsia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φ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θ</m:t>
                  </m:r>
                </m:e>
              </m:d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=0(14)</m:t>
          </m:r>
        </m:oMath>
      </m:oMathPara>
    </w:p>
    <w:p w14:paraId="029C5CFF" w14:textId="2DED13EB" w:rsidR="00AE2ED8" w:rsidRPr="006F6316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sub>
          </m:sSub>
          <m:r>
            <w:rPr>
              <w:rFonts w:ascii="Cambria Math" w:eastAsia="SimSun" w:hAnsi="Cambria Math" w:hint="eastAsia"/>
              <w:lang w:eastAsia="zh-CN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5E3588E1" w14:textId="04260E3D" w:rsidR="006F6316" w:rsidRPr="000F0989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O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="SimSun" w:hAnsi="Cambria Math" w:hint="eastAsia"/>
              <w:lang w:eastAsia="zh-CN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0ACB5E61" w14:textId="2A7DA8FF" w:rsidR="0013650B" w:rsidRPr="00C27732" w:rsidRDefault="0013650B" w:rsidP="0013650B">
      <w:pPr>
        <w:rPr>
          <w:rFonts w:eastAsia="SimSun"/>
          <w:noProof/>
        </w:rPr>
      </w:pPr>
      <w:r>
        <w:rPr>
          <w:rFonts w:eastAsia="SimSun" w:hint="eastAsia"/>
          <w:noProof/>
        </w:rPr>
        <w:t>(</w:t>
      </w:r>
      <w:r>
        <w:rPr>
          <w:rFonts w:eastAsia="SimSun"/>
          <w:noProof/>
        </w:rPr>
        <w:t xml:space="preserve">29)+(35) </w:t>
      </w:r>
    </w:p>
    <w:p w14:paraId="42FCF953" w14:textId="75E0E2AC" w:rsidR="000F0989" w:rsidRDefault="009A4F0C" w:rsidP="00086666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119" w:author="SU FONG" w:date="2020-09-16T16:37:00Z">
                    <w:rPr>
                      <w:rFonts w:ascii="Cambria Math"/>
                    </w:rPr>
                  </w:rPrChange>
                </w:rPr>
                <m:t>f</m:t>
              </m:r>
            </m:e>
            <m:sub>
              <m:r>
                <w:rPr>
                  <w:rFonts w:ascii="Cambria Math"/>
                  <w:sz w:val="20"/>
                  <w:szCs w:val="20"/>
                  <w:rPrChange w:id="120" w:author="SU FONG" w:date="2020-09-16T16:37:00Z">
                    <w:rPr>
                      <w:rFonts w:ascii="Cambria Math"/>
                    </w:rPr>
                  </w:rPrChange>
                </w:rPr>
                <m:t>2</m:t>
              </m:r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121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22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23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24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25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26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27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</m:e>
          </m:bar>
          <m:r>
            <w:rPr>
              <w:rFonts w:ascii="Cambria Math"/>
              <w:color w:val="FF0000"/>
              <w:sz w:val="20"/>
              <w:szCs w:val="20"/>
              <w:rPrChange w:id="128" w:author="SU FONG" w:date="2020-09-16T16:37:00Z">
                <w:rPr>
                  <w:rFonts w:ascii="Cambria Math"/>
                  <w:color w:val="FF0000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129" w:author="SU FONG" w:date="2020-09-16T16:37:00Z">
                    <w:rPr>
                      <w:rFonts w:ascii="Cambria Math"/>
                    </w:rPr>
                  </w:rPrChange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30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31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32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33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34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135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36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37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138" w:author="SU FONG" w:date="2020-09-16T16:37:00Z">
                            <w:rPr>
                              <w:rFonts w:ascii="Cambria Math" w:hint="eastAsia"/>
                              <w:color w:val="FF0000"/>
                            </w:rPr>
                          </w:rPrChange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39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40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3</m:t>
                      </m:r>
                    </m:sub>
                    <m:sup/>
                  </m:sSubSup>
                </m:e>
              </m:bar>
            </m:num>
            <m:den>
              <m:r>
                <w:rPr>
                  <w:rFonts w:ascii="Cambria Math"/>
                  <w:sz w:val="20"/>
                  <w:szCs w:val="20"/>
                  <w:rPrChange w:id="141" w:author="SU FONG" w:date="2020-09-16T16:37:00Z">
                    <w:rPr>
                      <w:rFonts w:ascii="Cambria Math"/>
                    </w:rPr>
                  </w:rPrChange>
                </w:rPr>
                <m:t>2</m:t>
              </m:r>
            </m:den>
          </m:f>
          <m:r>
            <w:rPr>
              <w:rFonts w:ascii="MS Gothic" w:eastAsia="MS Gothic" w:hAnsi="MS Gothic" w:cs="MS Gothic"/>
              <w:sz w:val="20"/>
              <w:szCs w:val="20"/>
              <w:rPrChange w:id="142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143" w:author="SU FONG" w:date="2020-09-16T16:37:00Z">
                    <w:rPr>
                      <w:rFonts w:ascii="Cambria Math"/>
                    </w:rPr>
                  </w:rPrChange>
                </w:rPr>
                <m:t>cos</m:t>
              </m:r>
            </m:fName>
            <m:e>
              <m:r>
                <w:rPr>
                  <w:rFonts w:ascii="Cambria Math"/>
                  <w:sz w:val="20"/>
                  <w:szCs w:val="20"/>
                  <w:rPrChange w:id="144" w:author="SU FONG" w:date="2020-09-16T16:37:00Z">
                    <w:rPr>
                      <w:rFonts w:ascii="Cambria Math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color w:val="FF0000"/>
              <w:sz w:val="20"/>
              <w:szCs w:val="20"/>
              <w:rPrChange w:id="145" w:author="SU FONG" w:date="2020-09-16T16:37:00Z">
                <w:rPr>
                  <w:rFonts w:ascii="Cambria Math"/>
                  <w:color w:val="FF0000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146" w:author="SU FONG" w:date="2020-09-16T16:37:00Z">
                    <w:rPr>
                      <w:rFonts w:ascii="Cambria Math"/>
                    </w:rPr>
                  </w:rPrChange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47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48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149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50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51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52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53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54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/>
              <w:sz w:val="20"/>
              <w:szCs w:val="20"/>
              <w:rPrChange w:id="155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156" w:author="SU FONG" w:date="2020-09-16T16:37:00Z">
                    <w:rPr>
                      <w:rFonts w:ascii="Cambria Math"/>
                    </w:rPr>
                  </w:rPrChange>
                </w:rPr>
                <m:t>sin</m:t>
              </m:r>
            </m:fName>
            <m:e>
              <m:r>
                <w:rPr>
                  <w:rFonts w:ascii="Cambria Math"/>
                  <w:sz w:val="20"/>
                  <w:szCs w:val="20"/>
                  <w:rPrChange w:id="157" w:author="SU FONG" w:date="2020-09-16T16:37:00Z">
                    <w:rPr>
                      <w:rFonts w:ascii="Cambria Math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color w:val="FF0000"/>
              <w:sz w:val="20"/>
              <w:szCs w:val="20"/>
              <w:rPrChange w:id="158" w:author="SU FONG" w:date="2020-09-16T16:37:00Z">
                <w:rPr>
                  <w:rFonts w:ascii="Cambria Math"/>
                  <w:color w:val="FF0000"/>
                </w:rPr>
              </w:rPrChange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159" w:author="SU FONG" w:date="2020-09-16T16:37:00Z">
                    <w:rPr>
                      <w:rFonts w:ascii="Cambria Math"/>
                    </w:rPr>
                  </w:rPrChange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60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61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162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63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64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65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66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67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/>
              <w:sz w:val="20"/>
              <w:szCs w:val="20"/>
              <w:rPrChange w:id="168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169" w:author="SU FONG" w:date="2020-09-16T16:37:00Z">
                    <w:rPr>
                      <w:rFonts w:ascii="Cambria Math"/>
                    </w:rPr>
                  </w:rPrChange>
                </w:rPr>
                <m:t>cos</m:t>
              </m:r>
            </m:fName>
            <m:e>
              <m:r>
                <w:rPr>
                  <w:rFonts w:ascii="Cambria Math"/>
                  <w:sz w:val="20"/>
                  <w:szCs w:val="20"/>
                  <w:rPrChange w:id="170" w:author="SU FONG" w:date="2020-09-16T16:37:00Z">
                    <w:rPr>
                      <w:rFonts w:ascii="Cambria Math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sz w:val="20"/>
              <w:szCs w:val="20"/>
              <w:rPrChange w:id="171" w:author="SU FONG" w:date="2020-09-16T16:37:00Z">
                <w:rPr>
                  <w:rFonts w:ascii="Cambria Math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172" w:author="SU FONG" w:date="2020-09-16T16:37:00Z">
                    <w:rPr>
                      <w:rFonts w:ascii="Cambria Math"/>
                    </w:rPr>
                  </w:rPrChange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20"/>
                  <w:rPrChange w:id="173" w:author="SU FONG" w:date="2020-09-16T16:37:00Z">
                    <w:rPr>
                      <w:rFonts w:ascii="Cambria Math"/>
                    </w:rPr>
                  </w:rPrChange>
                </w:rPr>
                <m:t>c</m:t>
              </m:r>
            </m:sub>
          </m:sSub>
          <m:r>
            <w:rPr>
              <w:rFonts w:ascii="Cambria Math"/>
              <w:sz w:val="20"/>
              <w:szCs w:val="20"/>
              <w:rPrChange w:id="174" w:author="SU FONG" w:date="2020-09-16T16:37:00Z">
                <w:rPr>
                  <w:rFonts w:ascii="Cambria Math"/>
                </w:rPr>
              </w:rPrChange>
            </w:rPr>
            <m:t>=0(29)</m:t>
          </m:r>
        </m:oMath>
      </m:oMathPara>
    </w:p>
    <w:p w14:paraId="5861FFCC" w14:textId="7A4BECA5" w:rsidR="000F0989" w:rsidRDefault="005E4E0A" w:rsidP="00086666">
      <w:pPr>
        <w:rPr>
          <w:noProof/>
        </w:rPr>
      </w:pPr>
      <m:oMathPara>
        <m:oMath>
          <m:r>
            <w:rPr>
              <w:rFonts w:ascii="Cambria Math"/>
              <w:color w:val="FF0000"/>
              <w:sz w:val="20"/>
              <w:szCs w:val="20"/>
              <w:rPrChange w:id="175" w:author="SU FONG" w:date="2020-09-16T16:37:00Z">
                <w:rPr>
                  <w:rFonts w:ascii="Cambria Math"/>
                  <w:color w:val="FF0000"/>
                </w:rPr>
              </w:rPrChange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176" w:author="SU FONG" w:date="2020-09-16T16:37:00Z">
                    <w:rPr>
                      <w:rFonts w:ascii="Cambria Math"/>
                    </w:rPr>
                  </w:rPrChange>
                </w:rPr>
                <m:t>f</m:t>
              </m:r>
            </m:e>
            <m:sub>
              <m:r>
                <w:rPr>
                  <w:rFonts w:ascii="Cambria Math"/>
                  <w:sz w:val="20"/>
                  <w:szCs w:val="20"/>
                  <w:rPrChange w:id="177" w:author="SU FONG" w:date="2020-09-16T16:37:00Z">
                    <w:rPr>
                      <w:rFonts w:ascii="Cambria Math"/>
                    </w:rPr>
                  </w:rPrChange>
                </w:rPr>
                <m:t>2</m:t>
              </m:r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178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79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80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81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82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83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84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</m:e>
          </m:bar>
          <m:r>
            <w:rPr>
              <w:rFonts w:ascii="Cambria Math"/>
              <w:color w:val="FF0000"/>
              <w:sz w:val="20"/>
              <w:szCs w:val="20"/>
              <w:rPrChange w:id="185" w:author="SU FONG" w:date="2020-09-16T16:37:00Z">
                <w:rPr>
                  <w:rFonts w:ascii="Cambria Math"/>
                  <w:color w:val="FF0000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186" w:author="SU FONG" w:date="2020-09-16T16:37:00Z">
                    <w:rPr>
                      <w:rFonts w:ascii="Cambria Math"/>
                    </w:rPr>
                  </w:rPrChange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87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88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189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90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191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192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93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94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195" w:author="SU FONG" w:date="2020-09-16T16:37:00Z">
                            <w:rPr>
                              <w:rFonts w:ascii="Cambria Math" w:hint="eastAsia"/>
                              <w:color w:val="FF0000"/>
                            </w:rPr>
                          </w:rPrChange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96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197" w:author="SU FONG" w:date="2020-09-16T16:37:00Z">
                            <w:rPr>
                              <w:rFonts w:ascii="Cambria Math"/>
                              <w:color w:val="FF0000"/>
                            </w:rPr>
                          </w:rPrChange>
                        </w:rPr>
                        <m:t>4</m:t>
                      </m:r>
                    </m:sub>
                    <m:sup/>
                  </m:sSubSup>
                </m:e>
              </m:bar>
            </m:num>
            <m:den>
              <m:r>
                <w:rPr>
                  <w:rFonts w:ascii="Cambria Math"/>
                  <w:sz w:val="20"/>
                  <w:szCs w:val="20"/>
                  <w:rPrChange w:id="198" w:author="SU FONG" w:date="2020-09-16T16:37:00Z">
                    <w:rPr>
                      <w:rFonts w:ascii="Cambria Math"/>
                    </w:rPr>
                  </w:rPrChange>
                </w:rPr>
                <m:t>2</m:t>
              </m:r>
            </m:den>
          </m:f>
          <m:r>
            <w:rPr>
              <w:rFonts w:ascii="MS Gothic" w:eastAsia="MS Gothic" w:hAnsi="MS Gothic" w:cs="MS Gothic"/>
              <w:sz w:val="20"/>
              <w:szCs w:val="20"/>
              <w:rPrChange w:id="199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200" w:author="SU FONG" w:date="2020-09-16T16:37:00Z">
                    <w:rPr>
                      <w:rFonts w:ascii="Cambria Math"/>
                    </w:rPr>
                  </w:rPrChange>
                </w:rPr>
                <m:t>cos</m:t>
              </m:r>
            </m:fName>
            <m:e>
              <m:r>
                <w:rPr>
                  <w:rFonts w:ascii="Cambria Math"/>
                  <w:sz w:val="20"/>
                  <w:szCs w:val="20"/>
                  <w:rPrChange w:id="201" w:author="SU FONG" w:date="2020-09-16T16:37:00Z">
                    <w:rPr>
                      <w:rFonts w:ascii="Cambria Math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color w:val="FF0000"/>
              <w:sz w:val="20"/>
              <w:szCs w:val="20"/>
              <w:rPrChange w:id="202" w:author="SU FONG" w:date="2020-09-16T16:37:00Z">
                <w:rPr>
                  <w:rFonts w:ascii="Cambria Math"/>
                  <w:color w:val="FF0000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03" w:author="SU FONG" w:date="2020-09-16T16:37:00Z">
                    <w:rPr>
                      <w:rFonts w:ascii="Cambria Math"/>
                    </w:rPr>
                  </w:rPrChange>
                </w:rPr>
                <m:t>H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04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05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206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07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08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209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10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11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/>
              <w:sz w:val="20"/>
              <w:szCs w:val="20"/>
              <w:rPrChange w:id="212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213" w:author="SU FONG" w:date="2020-09-16T16:37:00Z">
                    <w:rPr>
                      <w:rFonts w:ascii="Cambria Math"/>
                    </w:rPr>
                  </w:rPrChange>
                </w:rPr>
                <m:t>sin</m:t>
              </m:r>
            </m:fName>
            <m:e>
              <m:r>
                <w:rPr>
                  <w:rFonts w:ascii="Cambria Math"/>
                  <w:sz w:val="20"/>
                  <w:szCs w:val="20"/>
                  <w:rPrChange w:id="214" w:author="SU FONG" w:date="2020-09-16T16:37:00Z">
                    <w:rPr>
                      <w:rFonts w:ascii="Cambria Math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color w:val="FF0000"/>
              <w:sz w:val="20"/>
              <w:szCs w:val="20"/>
              <w:rPrChange w:id="215" w:author="SU FONG" w:date="2020-09-16T16:37:00Z">
                <w:rPr>
                  <w:rFonts w:ascii="Cambria Math"/>
                  <w:color w:val="FF0000"/>
                </w:rPr>
              </w:rPrChange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16" w:author="SU FONG" w:date="2020-09-16T16:37:00Z">
                    <w:rPr>
                      <w:rFonts w:ascii="Cambria Math"/>
                    </w:rPr>
                  </w:rPrChange>
                </w:rPr>
                <m:t>V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17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18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219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20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21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222" w:author="SU FONG" w:date="2020-09-16T16:37:00Z">
                        <w:rPr>
                          <w:rFonts w:ascii="Cambria Math" w:hint="eastAsia"/>
                          <w:color w:val="FF0000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23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24" w:author="SU FONG" w:date="2020-09-16T16:37:00Z">
                        <w:rPr>
                          <w:rFonts w:ascii="Cambria Math"/>
                          <w:color w:val="FF0000"/>
                        </w:rPr>
                      </w:rPrChange>
                    </w:rPr>
                    <m:t>4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/>
              <w:sz w:val="20"/>
              <w:szCs w:val="20"/>
              <w:rPrChange w:id="225" w:author="SU FONG" w:date="2020-09-16T16:37:00Z">
                <w:rPr>
                  <w:rFonts w:ascii="MS Gothic" w:eastAsia="MS Gothic" w:hAnsi="MS Gothic" w:cs="MS Gothic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226" w:author="SU FONG" w:date="2020-09-16T16:37:00Z">
                    <w:rPr>
                      <w:rFonts w:ascii="Cambria Math"/>
                    </w:rPr>
                  </w:rPrChange>
                </w:rPr>
                <m:t>cos</m:t>
              </m:r>
            </m:fName>
            <m:e>
              <m:r>
                <w:rPr>
                  <w:rFonts w:ascii="Cambria Math"/>
                  <w:sz w:val="20"/>
                  <w:szCs w:val="20"/>
                  <w:rPrChange w:id="227" w:author="SU FONG" w:date="2020-09-16T16:37:00Z">
                    <w:rPr>
                      <w:rFonts w:ascii="Cambria Math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sz w:val="20"/>
              <w:szCs w:val="20"/>
              <w:rPrChange w:id="228" w:author="SU FONG" w:date="2020-09-16T16:37:00Z">
                <w:rPr>
                  <w:rFonts w:ascii="Cambria Math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29" w:author="SU FONG" w:date="2020-09-16T16:37:00Z">
                    <w:rPr>
                      <w:rFonts w:ascii="Cambria Math"/>
                    </w:rPr>
                  </w:rPrChange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20"/>
                  <w:rPrChange w:id="230" w:author="SU FONG" w:date="2020-09-16T16:37:00Z">
                    <w:rPr>
                      <w:rFonts w:ascii="Cambria Math"/>
                    </w:rPr>
                  </w:rPrChange>
                </w:rPr>
                <m:t>d</m:t>
              </m:r>
            </m:sub>
          </m:sSub>
          <m:r>
            <w:rPr>
              <w:rFonts w:ascii="Cambria Math"/>
              <w:sz w:val="20"/>
              <w:szCs w:val="20"/>
              <w:rPrChange w:id="231" w:author="SU FONG" w:date="2020-09-16T16:37:00Z">
                <w:rPr>
                  <w:rFonts w:ascii="Cambria Math"/>
                </w:rPr>
              </w:rPrChange>
            </w:rPr>
            <m:t>=0(35)</m:t>
          </m:r>
        </m:oMath>
      </m:oMathPara>
    </w:p>
    <w:p w14:paraId="6C550334" w14:textId="22E83972" w:rsidR="000F0989" w:rsidRPr="0094577D" w:rsidRDefault="009A4F0C" w:rsidP="00086666">
      <w:pPr>
        <w:rPr>
          <w:noProof/>
          <w:sz w:val="20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f</m:t>
              </m:r>
            </m:e>
            <m:sub>
              <m:r>
                <w:rPr>
                  <w:rFonts w:ascii="Cambria Math"/>
                  <w:sz w:val="20"/>
                  <w:szCs w:val="18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</m:e>
          </m:bar>
          <m:r>
            <w:rPr>
              <w:rFonts w:ascii="Cambria Math"/>
              <w:color w:val="FF0000"/>
              <w:sz w:val="20"/>
              <w:szCs w:val="1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f</m:t>
              </m:r>
            </m:e>
            <m:sub>
              <m:r>
                <w:rPr>
                  <w:rFonts w:ascii="Cambria Math"/>
                  <w:sz w:val="20"/>
                  <w:szCs w:val="18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</m:e>
          </m:bar>
          <m:r>
            <w:rPr>
              <w:rFonts w:ascii="Cambria Math" w:eastAsia="SimSun" w:hAnsi="Cambria Math" w:hint="eastAsia"/>
              <w:color w:val="FF0000"/>
              <w:sz w:val="20"/>
              <w:szCs w:val="1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3</m:t>
              </m:r>
            </m:sub>
          </m:sSub>
          <m:r>
            <w:rPr>
              <w:rFonts w:ascii="Cambria Math"/>
              <w:color w:val="FF0000"/>
              <w:sz w:val="20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4</m:t>
              </m:r>
            </m:sub>
          </m:sSub>
          <m:r>
            <w:rPr>
              <w:rFonts w:ascii="Cambria Math"/>
              <w:color w:val="FF0000"/>
              <w:sz w:val="20"/>
              <w:szCs w:val="1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sSubPr>
                <m:e>
                  <m:r>
                    <w:rPr>
                      <w:rFonts w:ascii="Cambria Math"/>
                      <w:sz w:val="20"/>
                      <w:szCs w:val="18"/>
                    </w:rPr>
                    <m:t>H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3</m:t>
                      </m:r>
                    </m:sub>
                    <m:sup/>
                  </m:sSub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sSub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+</m:t>
                  </m:r>
                  <m:r>
                    <w:rPr>
                      <w:rFonts w:ascii="Cambria Math"/>
                      <w:sz w:val="20"/>
                      <w:szCs w:val="18"/>
                    </w:rPr>
                    <m:t>H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4</m:t>
                      </m:r>
                    </m:sub>
                    <m:sup/>
                  </m:sSubSup>
                </m:sub>
              </m:sSub>
            </m:e>
          </m:d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funcPr>
            <m:fName>
              <m:r>
                <w:rPr>
                  <w:rFonts w:ascii="Cambria Math"/>
                  <w:sz w:val="20"/>
                  <w:szCs w:val="18"/>
                </w:rPr>
                <m:t>sin</m:t>
              </m:r>
            </m:fName>
            <m:e>
              <m:r>
                <w:rPr>
                  <w:rFonts w:ascii="Cambria Math"/>
                  <w:sz w:val="20"/>
                  <w:szCs w:val="18"/>
                </w:rPr>
                <m:t>θ</m:t>
              </m:r>
            </m:e>
          </m:func>
          <m:r>
            <w:rPr>
              <w:rFonts w:ascii="Cambria Math"/>
              <w:color w:val="FF0000"/>
              <w:sz w:val="20"/>
              <w:szCs w:val="18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sSubPr>
                <m:e>
                  <m:r>
                    <w:rPr>
                      <w:rFonts w:ascii="Cambria Math"/>
                      <w:sz w:val="20"/>
                      <w:szCs w:val="18"/>
                    </w:rPr>
                    <m:t>V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3</m:t>
                      </m:r>
                    </m:sub>
                    <m:sup/>
                  </m:sSubSup>
                  <m:r>
                    <w:rPr>
                      <w:rFonts w:ascii="Cambria Math" w:hAnsi="Cambria Math"/>
                      <w:sz w:val="20"/>
                      <w:szCs w:val="18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0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sSubPr>
                <m:e>
                  <m:r>
                    <w:rPr>
                      <w:rFonts w:ascii="Cambria Math"/>
                      <w:sz w:val="20"/>
                      <w:szCs w:val="18"/>
                    </w:rPr>
                    <m:t>V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4</m:t>
                      </m:r>
                    </m:sub>
                    <m:sup/>
                  </m:sSubSup>
                  <m:r>
                    <w:rPr>
                      <w:rFonts w:ascii="Cambria Math" w:hAnsi="Cambria Math"/>
                      <w:sz w:val="20"/>
                      <w:szCs w:val="18"/>
                      <w:lang w:val="x-none"/>
                    </w:rPr>
                    <m:t xml:space="preserve"> </m:t>
                  </m:r>
                </m:sub>
              </m:sSub>
            </m:e>
          </m:d>
          <m:r>
            <w:rPr>
              <w:rFonts w:ascii="Cambria Math" w:eastAsia="MS Gothic" w:hAnsi="Cambria Math" w:cs="MS Gothic" w:hint="eastAsia"/>
              <w:sz w:val="20"/>
              <w:szCs w:val="18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  <m:ctrlPr>
                    <w:rPr>
                      <w:rFonts w:ascii="Cambria Math"/>
                      <w:i/>
                      <w:color w:val="FF0000"/>
                      <w:sz w:val="20"/>
                      <w:szCs w:val="18"/>
                    </w:rPr>
                  </m:ctrlP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/>
              </m:sSubSup>
              <m:r>
                <w:rPr>
                  <w:rFonts w:ascii="Cambria Math" w:hAnsi="Cambria Math"/>
                  <w:sz w:val="20"/>
                  <w:szCs w:val="18"/>
                </w:rPr>
                <m:t xml:space="preserve"> </m:t>
              </m:r>
            </m:e>
          </m:bar>
          <m:r>
            <w:rPr>
              <w:rFonts w:ascii="Cambria Math" w:eastAsia="MS Gothic" w:hAnsi="Cambria Math" w:cs="MS Gothic" w:hint="eastAsia"/>
              <w:sz w:val="20"/>
              <w:szCs w:val="18"/>
            </w:rPr>
            <m:t>⋅</m:t>
          </m:r>
          <m:r>
            <w:rPr>
              <w:rFonts w:ascii="Cambria Math"/>
              <w:sz w:val="20"/>
              <w:szCs w:val="18"/>
            </w:rPr>
            <m:t>co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18"/>
                  <w:rPrChange w:id="232" w:author="SU FONG" w:date="2020-09-17T09:04:00Z">
                    <w:rPr>
                      <w:rFonts w:ascii="Cambria Math" w:hAnsi="Cambria Math"/>
                      <w:i/>
                      <w:sz w:val="20"/>
                      <w:szCs w:val="18"/>
                    </w:rPr>
                  </w:rPrChange>
                </w:rPr>
              </m:ctrlPr>
            </m:funcPr>
            <m:fName>
              <m:r>
                <w:rPr>
                  <w:rFonts w:ascii="Cambria Math"/>
                  <w:sz w:val="20"/>
                  <w:szCs w:val="18"/>
                </w:rPr>
                <m:t>s</m:t>
              </m:r>
              <m:ctrlPr>
                <w:rPr>
                  <w:rFonts w:ascii="Cambria Math"/>
                  <w:i/>
                  <w:sz w:val="20"/>
                  <w:szCs w:val="18"/>
                  <w:rPrChange w:id="233" w:author="SU FONG" w:date="2020-09-17T09:04:00Z">
                    <w:rPr>
                      <w:rFonts w:ascii="Cambria Math"/>
                      <w:i/>
                      <w:sz w:val="20"/>
                      <w:szCs w:val="18"/>
                    </w:rPr>
                  </w:rPrChange>
                </w:rPr>
              </m:ctrlPr>
            </m:fName>
            <m:e>
              <m:r>
                <w:rPr>
                  <w:rFonts w:ascii="Cambria Math"/>
                  <w:sz w:val="20"/>
                  <w:szCs w:val="18"/>
                  <w:rPrChange w:id="234" w:author="SU FONG" w:date="2020-09-17T09:04:00Z">
                    <w:rPr>
                      <w:rFonts w:ascii="Cambria Math"/>
                      <w:sz w:val="20"/>
                      <w:szCs w:val="18"/>
                    </w:rPr>
                  </w:rPrChange>
                </w:rPr>
                <m:t>θ</m:t>
              </m:r>
            </m:e>
          </m:func>
          <m:r>
            <w:del w:id="235" w:author="SU FONG" w:date="2020-09-17T09:04:00Z">
              <w:rPr>
                <w:rFonts w:ascii="Cambria Math" w:hAnsi="Cambria Math"/>
                <w:sz w:val="20"/>
                <w:szCs w:val="18"/>
              </w:rPr>
              <m:t xml:space="preserve"> )</m:t>
            </w:del>
          </m:r>
          <m:r>
            <w:rPr>
              <w:rFonts w:ascii="Cambria Math"/>
              <w:sz w:val="20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18"/>
                </w:rPr>
                <m:t>c</m:t>
              </m:r>
            </m:sub>
          </m:sSub>
          <m:r>
            <w:rPr>
              <w:rFonts w:ascii="Cambria Math"/>
              <w:sz w:val="20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18"/>
                </w:rPr>
                <m:t>d</m:t>
              </m:r>
            </m:sub>
          </m:sSub>
          <m:r>
            <w:rPr>
              <w:rFonts w:ascii="Cambria Math" w:hAnsi="Cambria Math"/>
              <w:sz w:val="20"/>
              <w:szCs w:val="18"/>
            </w:rPr>
            <m:t>=0</m:t>
          </m:r>
        </m:oMath>
      </m:oMathPara>
    </w:p>
    <w:p w14:paraId="7F3C3308" w14:textId="3F68FF94" w:rsidR="00297256" w:rsidRPr="0094577D" w:rsidRDefault="009A4F0C" w:rsidP="008C4D8A">
      <w:pPr>
        <w:rPr>
          <w:noProof/>
          <w:sz w:val="20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f</m:t>
              </m:r>
            </m:e>
            <m:sub>
              <m:r>
                <w:rPr>
                  <w:rFonts w:ascii="Cambria Math"/>
                  <w:sz w:val="20"/>
                  <w:szCs w:val="18"/>
                </w:rPr>
                <m:t>2</m:t>
              </m:r>
            </m:sub>
          </m:sSub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r>
            <w:rPr>
              <w:rFonts w:ascii="Cambria Math" w:eastAsia="MS Gothic" w:hAnsi="MS Gothic" w:cs="MS Gothic"/>
              <w:sz w:val="20"/>
              <w:szCs w:val="18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</m:e>
          </m:bar>
          <m:r>
            <w:rPr>
              <w:rFonts w:ascii="Cambria Math"/>
              <w:color w:val="FF0000"/>
              <w:sz w:val="20"/>
              <w:szCs w:val="18"/>
            </w:rPr>
            <m:t>-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</m:e>
          </m:bar>
          <m:r>
            <w:rPr>
              <w:rFonts w:ascii="Cambria Math" w:eastAsia="SimSun" w:hAnsi="Cambria Math"/>
              <w:sz w:val="20"/>
              <w:szCs w:val="18"/>
              <w:lang w:eastAsia="zh-CN"/>
            </w:rPr>
            <m:t>)</m:t>
          </m:r>
          <m:r>
            <w:rPr>
              <w:rFonts w:ascii="Cambria Math" w:eastAsia="SimSun" w:hAnsi="Cambria Math" w:hint="eastAsia"/>
              <w:color w:val="FF0000"/>
              <w:sz w:val="20"/>
              <w:szCs w:val="18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3</m:t>
              </m:r>
            </m:sub>
          </m:sSub>
          <m:r>
            <w:rPr>
              <w:rFonts w:ascii="Cambria Math"/>
              <w:color w:val="FF0000"/>
              <w:sz w:val="20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18"/>
                </w:rPr>
                <m:t>4</m:t>
              </m:r>
            </m:sub>
          </m:sSub>
          <m:r>
            <w:rPr>
              <w:rFonts w:ascii="Cambria Math"/>
              <w:color w:val="FF0000"/>
              <w:sz w:val="20"/>
              <w:szCs w:val="18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sSubPr>
                <m:e>
                  <m:r>
                    <w:rPr>
                      <w:rFonts w:ascii="Cambria Math"/>
                      <w:sz w:val="20"/>
                      <w:szCs w:val="18"/>
                    </w:rPr>
                    <m:t>V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3</m:t>
                      </m:r>
                    </m:sub>
                    <m:sup/>
                  </m:sSubSup>
                </m:sub>
              </m:sSub>
              <m:r>
                <w:rPr>
                  <w:rFonts w:ascii="Cambria Math" w:hAnsi="Cambria Math"/>
                  <w:sz w:val="20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sSubPr>
                <m:e>
                  <m:r>
                    <w:rPr>
                      <w:rFonts w:ascii="Cambria Math"/>
                      <w:sz w:val="20"/>
                      <w:szCs w:val="18"/>
                    </w:rPr>
                    <m:t>V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18"/>
                        </w:rPr>
                        <m:t>4</m:t>
                      </m:r>
                    </m:sub>
                    <m:sup/>
                  </m:sSubSup>
                </m:sub>
              </m:sSub>
            </m:e>
          </m:d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18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18"/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 w:hint="eastAsia"/>
              <w:sz w:val="20"/>
              <w:szCs w:val="18"/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funcPr>
            <m:fName>
              <m:r>
                <w:rPr>
                  <w:rFonts w:ascii="Cambria Math"/>
                  <w:sz w:val="20"/>
                  <w:szCs w:val="18"/>
                </w:rPr>
                <m:t>cos</m:t>
              </m:r>
            </m:fName>
            <m:e>
              <m:r>
                <w:rPr>
                  <w:rFonts w:ascii="Cambria Math"/>
                  <w:sz w:val="20"/>
                  <w:szCs w:val="18"/>
                </w:rPr>
                <m:t>θ</m:t>
              </m:r>
            </m:e>
          </m:func>
          <m:r>
            <w:rPr>
              <w:rFonts w:ascii="Cambria Math"/>
              <w:sz w:val="20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18"/>
                </w:rPr>
                <m:t>c</m:t>
              </m:r>
            </m:sub>
          </m:sSub>
          <m:r>
            <w:rPr>
              <w:rFonts w:ascii="Cambria Math"/>
              <w:sz w:val="20"/>
              <w:szCs w:val="1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18"/>
                </w:rPr>
              </m:ctrlPr>
            </m:sSubPr>
            <m:e>
              <m:r>
                <w:rPr>
                  <w:rFonts w:ascii="Cambria Math"/>
                  <w:sz w:val="20"/>
                  <w:szCs w:val="18"/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18"/>
                </w:rPr>
                <m:t>d</m:t>
              </m:r>
            </m:sub>
          </m:sSub>
          <m:r>
            <w:rPr>
              <w:rFonts w:ascii="Cambria Math" w:hAnsi="Cambria Math"/>
              <w:sz w:val="20"/>
              <w:szCs w:val="18"/>
            </w:rPr>
            <m:t>=0</m:t>
          </m:r>
        </m:oMath>
      </m:oMathPara>
    </w:p>
    <w:p w14:paraId="0440BE61" w14:textId="4B44CAD6" w:rsidR="002129AC" w:rsidRPr="009B6301" w:rsidRDefault="009A4F0C" w:rsidP="002129AC">
      <w:pPr>
        <w:rPr>
          <w:noProof/>
          <w:sz w:val="18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36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f</m:t>
              </m:r>
            </m:e>
            <m:sub>
              <m:r>
                <w:rPr>
                  <w:rFonts w:ascii="Cambria Math"/>
                  <w:sz w:val="20"/>
                  <w:szCs w:val="20"/>
                  <w:rPrChange w:id="237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2</m:t>
              </m:r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238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d>
            <m:dPr>
              <m:ctrlPr>
                <w:rPr>
                  <w:rFonts w:ascii="Cambria Math" w:eastAsia="MS Gothic" w:hAnsi="MS Gothic" w:cs="MS Gothic"/>
                  <w:i/>
                  <w:sz w:val="20"/>
                  <w:szCs w:val="20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39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40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241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42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43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244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</m:e>
              </m:bar>
              <m:r>
                <w:rPr>
                  <w:rFonts w:ascii="Cambria Math"/>
                  <w:color w:val="FF0000"/>
                  <w:sz w:val="20"/>
                  <w:szCs w:val="20"/>
                  <w:rPrChange w:id="245" w:author="SU FONG" w:date="2020-09-16T16:37:00Z">
                    <w:rPr>
                      <w:rFonts w:ascii="Cambria Math"/>
                      <w:color w:val="FF0000"/>
                      <w:sz w:val="18"/>
                      <w:szCs w:val="16"/>
                    </w:rPr>
                  </w:rPrChange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46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47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248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49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250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251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</m:e>
              </m:bar>
              <m:ctrlPr>
                <w:rPr>
                  <w:rFonts w:ascii="Cambria Math" w:eastAsia="SimSun" w:hAnsi="Cambria Math"/>
                  <w:i/>
                  <w:sz w:val="20"/>
                  <w:szCs w:val="20"/>
                  <w:lang w:eastAsia="zh-CN"/>
                </w:rPr>
              </m:ctrlPr>
            </m:e>
          </m:d>
          <m:r>
            <w:rPr>
              <w:rFonts w:ascii="Cambria Math" w:eastAsia="SimSun" w:hAnsi="Cambria Math"/>
              <w:color w:val="FF0000"/>
              <w:sz w:val="20"/>
              <w:szCs w:val="20"/>
              <w:lang w:eastAsia="zh-CN"/>
              <w:rPrChange w:id="252" w:author="SU FONG" w:date="2020-09-16T16:37:00Z">
                <w:rPr>
                  <w:rFonts w:ascii="Cambria Math" w:eastAsia="SimSun" w:hAnsi="Cambria Math"/>
                  <w:color w:val="FF0000"/>
                  <w:sz w:val="18"/>
                  <w:szCs w:val="16"/>
                  <w:lang w:eastAsia="zh-CN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53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54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55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256" w:author="SU FONG" w:date="2020-09-16T16:37:00Z">
                        <w:rPr>
                          <w:rFonts w:ascii="Cambria Math" w:hint="eastAsia"/>
                          <w:color w:val="FF0000"/>
                          <w:sz w:val="18"/>
                          <w:szCs w:val="16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57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58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259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20"/>
                  <w:rPrChange w:id="260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20"/>
                  <w:rPrChange w:id="261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3</m:t>
              </m:r>
            </m:sub>
          </m:sSub>
          <m:r>
            <w:rPr>
              <w:rFonts w:ascii="Cambria Math"/>
              <w:color w:val="FF0000"/>
              <w:sz w:val="20"/>
              <w:szCs w:val="20"/>
              <w:rPrChange w:id="262" w:author="SU FONG" w:date="2020-09-16T16:37:00Z">
                <w:rPr>
                  <w:rFonts w:ascii="Cambria Math"/>
                  <w:color w:val="FF0000"/>
                  <w:sz w:val="18"/>
                  <w:szCs w:val="16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63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64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65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4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266" w:author="SU FONG" w:date="2020-09-16T16:37:00Z">
                        <w:rPr>
                          <w:rFonts w:ascii="Cambria Math" w:hint="eastAsia"/>
                          <w:color w:val="FF0000"/>
                          <w:sz w:val="18"/>
                          <w:szCs w:val="16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67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68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269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20"/>
                  <w:rPrChange w:id="270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20"/>
                  <w:rPrChange w:id="271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4</m:t>
              </m:r>
            </m:sub>
          </m:sSub>
          <m:r>
            <w:rPr>
              <w:rFonts w:ascii="Cambria Math"/>
              <w:color w:val="FF0000"/>
              <w:sz w:val="20"/>
              <w:szCs w:val="20"/>
              <w:rPrChange w:id="272" w:author="SU FONG" w:date="2020-09-16T16:37:00Z">
                <w:rPr>
                  <w:rFonts w:ascii="Cambria Math"/>
                  <w:color w:val="FF0000"/>
                  <w:sz w:val="18"/>
                  <w:szCs w:val="16"/>
                </w:rPr>
              </w:rPrChange>
            </w:rPr>
            <m:t>+</m:t>
          </m:r>
          <m:d>
            <m:dPr>
              <m:ctrlPr>
                <w:rPr>
                  <w:rFonts w:ascii="Cambria Math" w:eastAsia="MS Gothic" w:hAnsi="MS Gothic" w:cs="MS Gothic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="MS Gothic" w:hAnsi="Cambria Math" w:cs="MS Gothic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MS Gothic" w:cs="MS Gothic"/>
                      <w:sz w:val="20"/>
                      <w:szCs w:val="20"/>
                      <w:rPrChange w:id="273" w:author="SU FONG" w:date="2020-09-16T16:37:00Z">
                        <w:rPr>
                          <w:rFonts w:ascii="Cambria Math" w:eastAsia="MS Gothic" w:hAnsi="MS Gothic" w:cs="MS Gothic"/>
                          <w:sz w:val="18"/>
                          <w:szCs w:val="16"/>
                        </w:rPr>
                      </w:rPrChange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eastAsia="MS Gothic" w:hAnsi="Cambria Math" w:cs="MS Gothic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74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75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="MS Gothic" w:hAnsi="MS Gothic" w:cs="MS Gothic"/>
                  <w:sz w:val="20"/>
                  <w:szCs w:val="20"/>
                  <w:rPrChange w:id="276" w:author="SU FONG" w:date="2020-09-16T16:37:00Z">
                    <w:rPr>
                      <w:rFonts w:ascii="Cambria Math" w:eastAsia="MS Gothic" w:hAnsi="MS Gothic" w:cs="MS Gothic"/>
                      <w:sz w:val="18"/>
                      <w:szCs w:val="16"/>
                    </w:rPr>
                  </w:rPrChange>
                </w:rPr>
                <m:t>+</m:t>
              </m:r>
              <m:sSub>
                <m:sSubPr>
                  <m:ctrlPr>
                    <w:rPr>
                      <w:rFonts w:ascii="Cambria Math" w:eastAsia="MS Gothic" w:hAnsi="Cambria Math" w:cs="MS Gothic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MS Gothic" w:cs="MS Gothic"/>
                      <w:sz w:val="20"/>
                      <w:szCs w:val="20"/>
                      <w:rPrChange w:id="277" w:author="SU FONG" w:date="2020-09-16T16:37:00Z">
                        <w:rPr>
                          <w:rFonts w:ascii="Cambria Math" w:eastAsia="MS Gothic" w:hAnsi="MS Gothic" w:cs="MS Gothic"/>
                          <w:sz w:val="18"/>
                          <w:szCs w:val="16"/>
                        </w:rPr>
                      </w:rPrChange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eastAsia="MS Gothic" w:hAnsi="Cambria Math" w:cs="MS Gothic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78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79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="MS Gothic" w:hAnsi="MS Gothic" w:cs="MS Gothic"/>
                  <w:sz w:val="20"/>
                  <w:szCs w:val="20"/>
                  <w:rPrChange w:id="280" w:author="SU FONG" w:date="2020-09-16T16:37:00Z">
                    <w:rPr>
                      <w:rFonts w:ascii="Cambria Math" w:eastAsia="MS Gothic" w:hAnsi="MS Gothic" w:cs="MS Gothic"/>
                      <w:sz w:val="18"/>
                      <w:szCs w:val="16"/>
                    </w:rPr>
                  </w:rPrChange>
                </w:rPr>
                <m:t>+</m:t>
              </m:r>
              <m:sSub>
                <m:sSubPr>
                  <m:ctrlPr>
                    <w:rPr>
                      <w:rFonts w:ascii="Cambria Math" w:eastAsia="MS Gothic" w:hAnsi="Cambria Math" w:cs="MS Gothic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MS Gothic" w:hAnsi="MS Gothic" w:cs="MS Gothic"/>
                      <w:sz w:val="20"/>
                      <w:szCs w:val="20"/>
                      <w:rPrChange w:id="281" w:author="SU FONG" w:date="2020-09-16T16:37:00Z">
                        <w:rPr>
                          <w:rFonts w:ascii="Cambria Math" w:eastAsia="MS Gothic" w:hAnsi="MS Gothic" w:cs="MS Gothic"/>
                          <w:sz w:val="18"/>
                          <w:szCs w:val="16"/>
                        </w:rPr>
                      </w:rPrChange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eastAsia="MS Gothic" w:hAnsi="Cambria Math" w:cs="MS Gothic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82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83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MS Gothic" w:hAnsi="Cambria Math" w:cs="MS Gothic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84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="MS Gothic" w:hAnsi="MS Gothic" w:cs="MS Gothic"/>
                          <w:sz w:val="20"/>
                          <w:szCs w:val="20"/>
                          <w:rPrChange w:id="285" w:author="SU FONG" w:date="2020-09-16T16:37:00Z">
                            <w:rPr>
                              <w:rFonts w:ascii="Cambria Math" w:eastAsia="MS Gothic" w:hAnsi="MS Gothic" w:cs="MS Gothic"/>
                              <w:sz w:val="18"/>
                              <w:szCs w:val="16"/>
                            </w:rPr>
                          </w:rPrChange>
                        </w:rPr>
                        <m:t>4</m:t>
                      </m:r>
                    </m:sub>
                    <m:sup/>
                  </m:sSubSup>
                </m:sub>
              </m:sSub>
            </m:e>
          </m:d>
          <m:r>
            <w:rPr>
              <w:rFonts w:ascii="MS Gothic" w:eastAsia="MS Gothic" w:hAnsi="MS Gothic" w:cs="MS Gothic"/>
              <w:sz w:val="20"/>
              <w:szCs w:val="20"/>
              <w:rPrChange w:id="286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87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88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289" w:author="SU FONG" w:date="2020-09-16T16:37:00Z">
                        <w:rPr>
                          <w:rFonts w:ascii="Cambria Math" w:hint="eastAsia"/>
                          <w:color w:val="FF0000"/>
                          <w:sz w:val="18"/>
                          <w:szCs w:val="16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90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291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/>
              <w:sz w:val="20"/>
              <w:szCs w:val="20"/>
              <w:rPrChange w:id="292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293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cos</m:t>
              </m:r>
            </m:fName>
            <m:e>
              <m:r>
                <w:rPr>
                  <w:rFonts w:ascii="Cambria Math"/>
                  <w:sz w:val="20"/>
                  <w:szCs w:val="20"/>
                  <w:rPrChange w:id="294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sz w:val="20"/>
              <w:szCs w:val="20"/>
              <w:rPrChange w:id="295" w:author="SU FONG" w:date="2020-09-16T16:37:00Z">
                <w:rPr>
                  <w:rFonts w:ascii="Cambria Math"/>
                  <w:sz w:val="18"/>
                  <w:szCs w:val="16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96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20"/>
                  <w:rPrChange w:id="297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c</m:t>
              </m:r>
            </m:sub>
          </m:sSub>
          <m:r>
            <w:rPr>
              <w:rFonts w:ascii="Cambria Math"/>
              <w:sz w:val="20"/>
              <w:szCs w:val="20"/>
              <w:rPrChange w:id="298" w:author="SU FONG" w:date="2020-09-16T16:37:00Z">
                <w:rPr>
                  <w:rFonts w:ascii="Cambria Math"/>
                  <w:sz w:val="18"/>
                  <w:szCs w:val="16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299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20"/>
                  <w:rPrChange w:id="300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d</m:t>
              </m:r>
            </m:sub>
          </m:sSub>
          <m:r>
            <w:rPr>
              <w:rFonts w:ascii="Cambria Math" w:hAnsi="Cambria Math"/>
              <w:sz w:val="20"/>
              <w:szCs w:val="20"/>
              <w:rPrChange w:id="301" w:author="SU FONG" w:date="2020-09-16T16:37:00Z">
                <w:rPr>
                  <w:rFonts w:ascii="Cambria Math" w:hAnsi="Cambria Math"/>
                  <w:sz w:val="18"/>
                  <w:szCs w:val="16"/>
                </w:rPr>
              </w:rPrChange>
            </w:rPr>
            <m:t>=0</m:t>
          </m:r>
        </m:oMath>
      </m:oMathPara>
    </w:p>
    <w:p w14:paraId="2644CC35" w14:textId="519AE3A1" w:rsidR="00BE4587" w:rsidRPr="003C6E0D" w:rsidRDefault="009A4F0C" w:rsidP="00015143">
      <w:pPr>
        <w:rPr>
          <w:ins w:id="302" w:author="SU FONG" w:date="2020-09-16T20:41:00Z"/>
          <w:noProof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303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f</m:t>
              </m:r>
            </m:e>
            <m:sub>
              <m:r>
                <w:rPr>
                  <w:rFonts w:ascii="Cambria Math"/>
                  <w:sz w:val="20"/>
                  <w:szCs w:val="20"/>
                  <w:rPrChange w:id="304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2</m:t>
              </m:r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305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d>
            <m:dPr>
              <m:ctrlPr>
                <w:rPr>
                  <w:rFonts w:ascii="Cambria Math" w:eastAsia="MS Gothic" w:hAnsi="MS Gothic" w:cs="MS Gothic"/>
                  <w:i/>
                  <w:sz w:val="20"/>
                  <w:szCs w:val="20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06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07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308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09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10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311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</m:e>
              </m:bar>
              <m:r>
                <w:rPr>
                  <w:rFonts w:ascii="Cambria Math"/>
                  <w:color w:val="FF0000"/>
                  <w:sz w:val="20"/>
                  <w:szCs w:val="20"/>
                  <w:rPrChange w:id="312" w:author="SU FONG" w:date="2020-09-16T16:37:00Z">
                    <w:rPr>
                      <w:rFonts w:ascii="Cambria Math"/>
                      <w:color w:val="FF0000"/>
                      <w:sz w:val="18"/>
                      <w:szCs w:val="16"/>
                    </w:rPr>
                  </w:rPrChange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ba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13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14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315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16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  <w:color w:val="FF0000"/>
                          <w:sz w:val="20"/>
                          <w:szCs w:val="20"/>
                          <w:rPrChange w:id="317" w:author="SU FONG" w:date="2020-09-16T16:37:00Z">
                            <w:rPr>
                              <w:rFonts w:ascii="Cambria Math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int="eastAsia"/>
                          <w:color w:val="FF0000"/>
                          <w:sz w:val="20"/>
                          <w:szCs w:val="20"/>
                          <w:rPrChange w:id="318" w:author="SU FONG" w:date="2020-09-16T16:37:00Z">
                            <w:rPr>
                              <w:rFonts w:ascii="Cambria Math" w:hint="eastAsia"/>
                              <w:color w:val="FF0000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</m:e>
              </m:bar>
              <m:ctrlPr>
                <w:rPr>
                  <w:rFonts w:ascii="Cambria Math" w:eastAsia="SimSun" w:hAnsi="Cambria Math"/>
                  <w:i/>
                  <w:sz w:val="20"/>
                  <w:szCs w:val="20"/>
                  <w:lang w:eastAsia="zh-CN"/>
                </w:rPr>
              </m:ctrlPr>
            </m:e>
          </m:d>
          <m:r>
            <w:rPr>
              <w:rFonts w:ascii="Cambria Math" w:eastAsia="SimSun" w:hAnsi="Cambria Math"/>
              <w:color w:val="FF0000"/>
              <w:sz w:val="20"/>
              <w:szCs w:val="20"/>
              <w:lang w:eastAsia="zh-CN"/>
              <w:rPrChange w:id="319" w:author="SU FONG" w:date="2020-09-16T16:37:00Z">
                <w:rPr>
                  <w:rFonts w:ascii="Cambria Math" w:eastAsia="SimSun" w:hAnsi="Cambria Math"/>
                  <w:color w:val="FF0000"/>
                  <w:sz w:val="18"/>
                  <w:szCs w:val="16"/>
                  <w:lang w:eastAsia="zh-CN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320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21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22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323" w:author="SU FONG" w:date="2020-09-16T16:37:00Z">
                        <w:rPr>
                          <w:rFonts w:ascii="Cambria Math" w:hint="eastAsia"/>
                          <w:color w:val="FF0000"/>
                          <w:sz w:val="18"/>
                          <w:szCs w:val="16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24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25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326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20"/>
                  <w:rPrChange w:id="327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20"/>
                  <w:rPrChange w:id="328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3</m:t>
              </m:r>
            </m:sub>
          </m:sSub>
          <m:r>
            <w:rPr>
              <w:rFonts w:ascii="Cambria Math"/>
              <w:color w:val="FF0000"/>
              <w:sz w:val="20"/>
              <w:szCs w:val="20"/>
              <w:rPrChange w:id="329" w:author="SU FONG" w:date="2020-09-16T16:37:00Z">
                <w:rPr>
                  <w:rFonts w:ascii="Cambria Math"/>
                  <w:color w:val="FF0000"/>
                  <w:sz w:val="18"/>
                  <w:szCs w:val="16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330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G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31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32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4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333" w:author="SU FONG" w:date="2020-09-16T16:37:00Z">
                        <w:rPr>
                          <w:rFonts w:ascii="Cambria Math" w:hint="eastAsia"/>
                          <w:color w:val="FF0000"/>
                          <w:sz w:val="18"/>
                          <w:szCs w:val="16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34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35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4</m:t>
                  </m:r>
                </m:sub>
                <m:sup/>
              </m:sSubSup>
            </m:sub>
          </m:sSub>
          <m:r>
            <w:rPr>
              <w:rFonts w:ascii="MS Gothic" w:eastAsia="MS Gothic" w:hAnsi="MS Gothic" w:cs="MS Gothic"/>
              <w:sz w:val="20"/>
              <w:szCs w:val="20"/>
              <w:rPrChange w:id="336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sSub>
            <m:sSubPr>
              <m:ctrlPr>
                <w:rPr>
                  <w:rFonts w:ascii="Cambria Math" w:eastAsia="MS Gothic" w:hAnsi="Cambria Math" w:cs="MS Gothic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MS Gothic" w:hAnsi="Cambria Math" w:cs="MS Gothic"/>
                  <w:sz w:val="20"/>
                  <w:szCs w:val="20"/>
                  <w:rPrChange w:id="337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x</m:t>
              </m:r>
            </m:e>
            <m:sub>
              <m:r>
                <w:rPr>
                  <w:rFonts w:ascii="Cambria Math" w:eastAsia="MS Gothic" w:hAnsi="Cambria Math" w:cs="MS Gothic"/>
                  <w:sz w:val="20"/>
                  <w:szCs w:val="20"/>
                  <w:rPrChange w:id="338" w:author="SU FONG" w:date="2020-09-16T16:37:00Z">
                    <w:rPr>
                      <w:rFonts w:ascii="Cambria Math" w:eastAsia="MS Gothic" w:hAnsi="Cambria Math" w:cs="MS Gothic"/>
                      <w:sz w:val="18"/>
                      <w:szCs w:val="16"/>
                    </w:rPr>
                  </w:rPrChange>
                </w:rPr>
                <m:t>4</m:t>
              </m:r>
            </m:sub>
          </m:sSub>
          <m:r>
            <w:rPr>
              <w:rFonts w:ascii="Cambria Math"/>
              <w:color w:val="FF0000"/>
              <w:sz w:val="20"/>
              <w:szCs w:val="20"/>
              <w:rPrChange w:id="339" w:author="SU FONG" w:date="2020-09-16T16:37:00Z">
                <w:rPr>
                  <w:rFonts w:ascii="Cambria Math"/>
                  <w:color w:val="FF0000"/>
                  <w:sz w:val="18"/>
                  <w:szCs w:val="16"/>
                </w:rPr>
              </w:rPrChange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rPrChange w:id="340" w:author="SU FONG" w:date="2020-09-16T16:37:00Z">
                        <w:rPr>
                          <w:rFonts w:ascii="Cambria Math" w:hAnsi="Cambria Math"/>
                          <w:sz w:val="18"/>
                          <w:szCs w:val="16"/>
                        </w:rPr>
                      </w:rPrChange>
                    </w:rPr>
                    <m:t>G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41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42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hint="eastAsia"/>
                          <w:sz w:val="20"/>
                          <w:szCs w:val="20"/>
                          <w:rPrChange w:id="343" w:author="SU FONG" w:date="2020-09-16T16:37:00Z">
                            <w:rPr>
                              <w:rFonts w:ascii="Cambria Math" w:hAnsi="Cambria Math" w:hint="eastAsia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44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45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hint="eastAsia"/>
                          <w:sz w:val="20"/>
                          <w:szCs w:val="20"/>
                          <w:rPrChange w:id="346" w:author="SU FONG" w:date="2020-09-16T16:37:00Z">
                            <w:rPr>
                              <w:rFonts w:ascii="Cambria Math" w:hAnsi="Cambria Math" w:hint="eastAsia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0"/>
                  <w:szCs w:val="20"/>
                  <w:rPrChange w:id="347" w:author="SU FONG" w:date="2020-09-16T16:37:00Z">
                    <w:rPr>
                      <w:rFonts w:ascii="Cambria Math" w:hAnsi="Cambria Math"/>
                      <w:sz w:val="18"/>
                      <w:szCs w:val="16"/>
                    </w:rPr>
                  </w:rPrChange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rPrChange w:id="348" w:author="SU FONG" w:date="2020-09-16T16:37:00Z">
                        <w:rPr>
                          <w:rFonts w:ascii="Cambria Math" w:hAnsi="Cambria Math"/>
                          <w:sz w:val="18"/>
                          <w:szCs w:val="16"/>
                        </w:rPr>
                      </w:rPrChange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49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50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51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52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hint="eastAsia"/>
                          <w:sz w:val="20"/>
                          <w:szCs w:val="20"/>
                          <w:rPrChange w:id="353" w:author="SU FONG" w:date="2020-09-16T16:37:00Z">
                            <w:rPr>
                              <w:rFonts w:ascii="Cambria Math" w:hAnsi="Cambria Math" w:hint="eastAsia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0"/>
                  <w:szCs w:val="20"/>
                  <w:rPrChange w:id="354" w:author="SU FONG" w:date="2020-09-16T16:37:00Z">
                    <w:rPr>
                      <w:rFonts w:ascii="Cambria Math" w:hAnsi="Cambria Math"/>
                      <w:sz w:val="18"/>
                      <w:szCs w:val="16"/>
                    </w:rPr>
                  </w:rPrChange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rPrChange w:id="355" w:author="SU FONG" w:date="2020-09-16T16:37:00Z">
                        <w:rPr>
                          <w:rFonts w:ascii="Cambria Math" w:hAnsi="Cambria Math"/>
                          <w:sz w:val="18"/>
                          <w:szCs w:val="16"/>
                        </w:rPr>
                      </w:rPrChange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56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57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58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59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hint="eastAsia"/>
                          <w:sz w:val="20"/>
                          <w:szCs w:val="20"/>
                          <w:rPrChange w:id="360" w:author="SU FONG" w:date="2020-09-16T16:37:00Z">
                            <w:rPr>
                              <w:rFonts w:ascii="Cambria Math" w:hAnsi="Cambria Math" w:hint="eastAsia"/>
                              <w:sz w:val="18"/>
                              <w:szCs w:val="16"/>
                            </w:rPr>
                          </w:rPrChange>
                        </w:rPr>
                        <m:t>'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0"/>
                  <w:szCs w:val="20"/>
                  <w:rPrChange w:id="361" w:author="SU FONG" w:date="2020-09-16T16:37:00Z">
                    <w:rPr>
                      <w:rFonts w:ascii="Cambria Math" w:hAnsi="Cambria Math"/>
                      <w:sz w:val="18"/>
                      <w:szCs w:val="16"/>
                    </w:rPr>
                  </w:rPrChange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rPrChange w:id="362" w:author="SU FONG" w:date="2020-09-16T16:37:00Z">
                        <w:rPr>
                          <w:rFonts w:ascii="Cambria Math" w:hAnsi="Cambria Math"/>
                          <w:sz w:val="18"/>
                          <w:szCs w:val="16"/>
                        </w:rPr>
                      </w:rPrChange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63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64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65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rPrChange w:id="366" w:author="SU FONG" w:date="2020-09-16T16:37:00Z">
                            <w:rPr>
                              <w:rFonts w:ascii="Cambria Math" w:hAnsi="Cambria Math"/>
                              <w:sz w:val="18"/>
                              <w:szCs w:val="16"/>
                            </w:rPr>
                          </w:rPrChange>
                        </w:rPr>
                        <m:t>4</m:t>
                      </m:r>
                    </m:sub>
                    <m:sup/>
                  </m:sSubSup>
                </m:sub>
              </m:sSub>
            </m:e>
          </m:d>
          <m:r>
            <w:rPr>
              <w:rFonts w:ascii="MS Gothic" w:eastAsia="MS Gothic" w:hAnsi="MS Gothic" w:cs="MS Gothic"/>
              <w:sz w:val="20"/>
              <w:szCs w:val="20"/>
              <w:rPrChange w:id="367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bar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68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69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>
                  <m:r>
                    <w:rPr>
                      <w:rFonts w:ascii="Cambria Math" w:hint="eastAsia"/>
                      <w:color w:val="FF0000"/>
                      <w:sz w:val="20"/>
                      <w:szCs w:val="20"/>
                      <w:rPrChange w:id="370" w:author="SU FONG" w:date="2020-09-16T16:37:00Z">
                        <w:rPr>
                          <w:rFonts w:ascii="Cambria Math" w:hint="eastAsia"/>
                          <w:color w:val="FF0000"/>
                          <w:sz w:val="18"/>
                          <w:szCs w:val="16"/>
                        </w:rPr>
                      </w:rPrChange>
                    </w:rPr>
                    <m:t>'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color w:val="FF0000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71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O</m:t>
                  </m:r>
                </m:e>
                <m:sub>
                  <m:r>
                    <w:rPr>
                      <w:rFonts w:ascii="Cambria Math"/>
                      <w:color w:val="FF0000"/>
                      <w:sz w:val="20"/>
                      <w:szCs w:val="20"/>
                      <w:rPrChange w:id="372" w:author="SU FONG" w:date="2020-09-16T16:37:00Z">
                        <w:rPr>
                          <w:rFonts w:ascii="Cambria Math"/>
                          <w:color w:val="FF0000"/>
                          <w:sz w:val="18"/>
                          <w:szCs w:val="16"/>
                        </w:rPr>
                      </w:rPrChange>
                    </w:rPr>
                    <m:t>3</m:t>
                  </m:r>
                </m:sub>
                <m:sup/>
              </m:sSubSup>
            </m:e>
          </m:bar>
          <m:r>
            <w:rPr>
              <w:rFonts w:ascii="MS Gothic" w:eastAsia="MS Gothic" w:hAnsi="MS Gothic" w:cs="MS Gothic"/>
              <w:sz w:val="20"/>
              <w:szCs w:val="20"/>
              <w:rPrChange w:id="373" w:author="SU FONG" w:date="2020-09-16T16:37:00Z">
                <w:rPr>
                  <w:rFonts w:ascii="MS Gothic" w:eastAsia="MS Gothic" w:hAnsi="MS Gothic" w:cs="MS Gothic"/>
                  <w:sz w:val="18"/>
                  <w:szCs w:val="16"/>
                </w:rPr>
              </w:rPrChange>
            </w:rPr>
            <m:t>⋅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/>
                  <w:sz w:val="20"/>
                  <w:szCs w:val="20"/>
                  <w:rPrChange w:id="374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cos</m:t>
              </m:r>
            </m:fName>
            <m:e>
              <m:r>
                <w:rPr>
                  <w:rFonts w:ascii="Cambria Math"/>
                  <w:sz w:val="20"/>
                  <w:szCs w:val="20"/>
                  <w:rPrChange w:id="375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θ</m:t>
              </m:r>
            </m:e>
          </m:func>
          <m:r>
            <w:rPr>
              <w:rFonts w:ascii="Cambria Math"/>
              <w:sz w:val="20"/>
              <w:szCs w:val="20"/>
              <w:rPrChange w:id="376" w:author="SU FONG" w:date="2020-09-16T16:37:00Z">
                <w:rPr>
                  <w:rFonts w:ascii="Cambria Math"/>
                  <w:sz w:val="18"/>
                  <w:szCs w:val="16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377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20"/>
                  <w:rPrChange w:id="378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c</m:t>
              </m:r>
            </m:sub>
          </m:sSub>
          <m:r>
            <w:rPr>
              <w:rFonts w:ascii="Cambria Math"/>
              <w:sz w:val="20"/>
              <w:szCs w:val="20"/>
              <w:rPrChange w:id="379" w:author="SU FONG" w:date="2020-09-16T16:37:00Z">
                <w:rPr>
                  <w:rFonts w:ascii="Cambria Math"/>
                  <w:sz w:val="18"/>
                  <w:szCs w:val="16"/>
                </w:rPr>
              </w:rPrChange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/>
                  <w:sz w:val="20"/>
                  <w:szCs w:val="20"/>
                  <w:rPrChange w:id="380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M</m:t>
              </m:r>
            </m:e>
            <m:sub>
              <m:r>
                <w:rPr>
                  <w:rFonts w:ascii="Cambria Math"/>
                  <w:sz w:val="20"/>
                  <w:szCs w:val="20"/>
                  <w:rPrChange w:id="381" w:author="SU FONG" w:date="2020-09-16T16:37:00Z">
                    <w:rPr>
                      <w:rFonts w:ascii="Cambria Math"/>
                      <w:sz w:val="18"/>
                      <w:szCs w:val="16"/>
                    </w:rPr>
                  </w:rPrChange>
                </w:rPr>
                <m:t>d</m:t>
              </m:r>
            </m:sub>
          </m:sSub>
          <m:r>
            <w:rPr>
              <w:rFonts w:ascii="Cambria Math" w:hAnsi="Cambria Math"/>
              <w:sz w:val="20"/>
              <w:szCs w:val="20"/>
              <w:rPrChange w:id="382" w:author="SU FONG" w:date="2020-09-16T16:37:00Z">
                <w:rPr>
                  <w:rFonts w:ascii="Cambria Math" w:hAnsi="Cambria Math"/>
                  <w:sz w:val="18"/>
                  <w:szCs w:val="16"/>
                </w:rPr>
              </w:rPrChange>
            </w:rPr>
            <m:t>=0</m:t>
          </m:r>
          <m:r>
            <w:ins w:id="383" w:author="SU FONG" w:date="2020-09-16T16:37:00Z">
              <w:rPr>
                <w:rFonts w:ascii="Cambria Math" w:hAnsi="Cambria Math"/>
                <w:sz w:val="20"/>
                <w:szCs w:val="20"/>
                <w:rPrChange w:id="384" w:author="SU FONG" w:date="2020-09-16T16:37:00Z">
                  <w:rPr>
                    <w:rFonts w:ascii="Cambria Math" w:hAnsi="Cambria Math"/>
                    <w:sz w:val="18"/>
                    <w:szCs w:val="16"/>
                  </w:rPr>
                </w:rPrChange>
              </w:rPr>
              <m:t>(38)</m:t>
            </w:ins>
          </m:r>
        </m:oMath>
      </m:oMathPara>
    </w:p>
    <w:p w14:paraId="3E1B72C1" w14:textId="6C2F3FBA" w:rsidR="003C6E0D" w:rsidRDefault="003C6E0D" w:rsidP="00390290">
      <w:pPr>
        <w:pStyle w:val="Heading2"/>
        <w:rPr>
          <w:ins w:id="385" w:author="SU FONG" w:date="2020-09-16T20:42:00Z"/>
          <w:noProof/>
          <w:lang w:val="x-none"/>
        </w:rPr>
      </w:pPr>
      <w:ins w:id="386" w:author="SU FONG" w:date="2020-09-16T20:41:00Z">
        <w:r>
          <w:rPr>
            <w:noProof/>
          </w:rPr>
          <w:t>建</w:t>
        </w:r>
      </w:ins>
      <w:ins w:id="387" w:author="SU FONG" w:date="2020-09-16T20:42:00Z">
        <w:r>
          <w:rPr>
            <w:noProof/>
          </w:rPr>
          <w:t>立</w:t>
        </w:r>
      </w:ins>
      <w:ins w:id="388" w:author="SU FONG" w:date="2020-09-16T20:43:00Z">
        <w:r>
          <w:rPr>
            <w:rFonts w:hint="eastAsia"/>
            <w:noProof/>
            <w:lang w:eastAsia="zh-CN"/>
          </w:rPr>
          <w:t>f</w:t>
        </w:r>
        <w:r>
          <w:rPr>
            <w:noProof/>
            <w:vertAlign w:val="subscript"/>
          </w:rPr>
          <w:t>1</w:t>
        </w:r>
        <w:r>
          <w:rPr>
            <w:noProof/>
          </w:rPr>
          <w:t>和</w:t>
        </w:r>
      </w:ins>
      <w:ins w:id="389" w:author="SU FONG" w:date="2020-09-16T20:44:00Z">
        <w:r>
          <w:rPr>
            <w:rFonts w:hint="eastAsia"/>
            <w:noProof/>
            <w:lang w:eastAsia="zh-CN"/>
          </w:rPr>
          <w:t>f</w:t>
        </w:r>
        <w:r>
          <w:rPr>
            <w:noProof/>
            <w:vertAlign w:val="subscript"/>
          </w:rPr>
          <w:t>2</w:t>
        </w:r>
        <w:r>
          <w:rPr>
            <w:noProof/>
            <w:lang w:val="x-none" w:eastAsia="zh-CN"/>
          </w:rPr>
          <w:t>關</w:t>
        </w:r>
      </w:ins>
      <w:ins w:id="390" w:author="SU FONG" w:date="2020-09-16T23:25:00Z">
        <w:r w:rsidR="003874CA">
          <w:rPr>
            <w:noProof/>
            <w:lang w:val="x-none" w:eastAsia="zh-CN"/>
          </w:rPr>
          <w:t>係</w:t>
        </w:r>
      </w:ins>
    </w:p>
    <w:p w14:paraId="048D776F" w14:textId="6DC5A053" w:rsidR="003C6E0D" w:rsidRPr="00395466" w:rsidRDefault="003C6E0D" w:rsidP="003C6E0D">
      <w:pPr>
        <w:rPr>
          <w:ins w:id="391" w:author="SU FONG" w:date="2020-09-16T20:42:00Z"/>
          <w:lang w:val="x-none"/>
        </w:rPr>
      </w:pPr>
      <w:ins w:id="392" w:author="SU FONG" w:date="2020-09-16T20:42:00Z">
        <w:r>
          <w:rPr>
            <w:lang w:val="x-none"/>
          </w:rPr>
          <w:t>由</w:t>
        </w:r>
        <w:r>
          <w:t>(3</w:t>
        </w:r>
      </w:ins>
      <w:ins w:id="393" w:author="SU FONG" w:date="2020-09-16T20:46:00Z">
        <w:r>
          <w:t>7</w:t>
        </w:r>
      </w:ins>
      <w:ins w:id="394" w:author="SU FONG" w:date="2020-09-16T20:42:00Z">
        <w:r>
          <w:t>)</w:t>
        </w:r>
        <w:r>
          <w:rPr>
            <w:lang w:val="x-none"/>
          </w:rPr>
          <w:t>及</w:t>
        </w:r>
        <w:r>
          <w:t>(3</w:t>
        </w:r>
      </w:ins>
      <w:ins w:id="395" w:author="SU FONG" w:date="2020-09-16T20:46:00Z">
        <w:r>
          <w:t>8</w:t>
        </w:r>
      </w:ins>
      <w:ins w:id="396" w:author="SU FONG" w:date="2020-09-16T20:42:00Z">
        <w:r>
          <w:t>)</w:t>
        </w:r>
        <w:r>
          <w:rPr>
            <w:lang w:val="x-none"/>
          </w:rPr>
          <w:t>中可觀</w:t>
        </w:r>
        <w:r>
          <w:rPr>
            <w:rFonts w:hint="eastAsia"/>
            <w:lang w:val="x-none"/>
          </w:rPr>
          <w:t>察</w:t>
        </w:r>
        <w:r>
          <w:rPr>
            <w:lang w:val="x-none"/>
          </w:rPr>
          <w:t>到，</w:t>
        </w:r>
      </w:ins>
    </w:p>
    <w:p w14:paraId="422B7D52" w14:textId="616F9A3A" w:rsidR="003C6E0D" w:rsidRPr="00395466" w:rsidRDefault="009A4F0C" w:rsidP="003C6E0D">
      <w:pPr>
        <w:rPr>
          <w:ins w:id="397" w:author="SU FONG" w:date="2020-09-16T20:42:00Z"/>
          <w:lang w:val="x-none"/>
        </w:rPr>
      </w:pPr>
      <m:oMathPara>
        <m:oMath>
          <m:sSub>
            <m:sSubPr>
              <m:ctrlPr>
                <w:ins w:id="398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399" w:author="SU FONG" w:date="2020-09-16T20:42:00Z">
                  <w:rPr>
                    <w:rFonts w:ascii="Cambria Math"/>
                  </w:rPr>
                  <m:t>f</m:t>
                </w:ins>
              </m:r>
            </m:e>
            <m:sub>
              <m:r>
                <w:ins w:id="400" w:author="SU FONG" w:date="2020-09-16T20:42:00Z">
                  <w:rPr>
                    <w:rFonts w:ascii="Cambria Math"/>
                  </w:rPr>
                  <m:t>1</m:t>
                </w:ins>
              </m:r>
            </m:sub>
          </m:sSub>
          <m:r>
            <w:ins w:id="401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d>
            <m:dPr>
              <m:ctrlPr>
                <w:ins w:id="402" w:author="SU FONG" w:date="2020-09-16T20:42:00Z">
                  <w:rPr>
                    <w:rFonts w:ascii="Cambria Math" w:eastAsia="SimSun" w:hAnsi="Cambria Math" w:cs="MS Gothic"/>
                    <w:iCs/>
                  </w:rPr>
                </w:ins>
              </m:ctrlPr>
            </m:dPr>
            <m:e>
              <m:bar>
                <m:barPr>
                  <m:pos m:val="top"/>
                  <m:ctrlPr>
                    <w:ins w:id="403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barPr>
                <m:e>
                  <m:sSub>
                    <m:sSubPr>
                      <m:ctrlPr>
                        <w:ins w:id="404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405" w:author="SU FONG" w:date="2020-09-16T20:42:00Z">
                          <w:rPr>
                            <w:rFonts w:ascii="Cambria Math"/>
                          </w:rPr>
                          <m:t>O</m:t>
                        </w:ins>
                      </m:r>
                    </m:e>
                    <m:sub>
                      <m:r>
                        <w:ins w:id="406" w:author="SU FONG" w:date="2020-09-16T20:42:00Z">
                          <w:rPr>
                            <w:rFonts w:ascii="Cambria Math"/>
                          </w:rPr>
                          <m:t>1</m:t>
                        </w:ins>
                      </m:r>
                    </m:sub>
                  </m:sSub>
                  <m:sSub>
                    <m:sSubPr>
                      <m:ctrlPr>
                        <w:ins w:id="407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408" w:author="SU FONG" w:date="2020-09-16T20:42:00Z">
                          <w:rPr>
                            <w:rFonts w:ascii="Cambria Math"/>
                          </w:rPr>
                          <m:t>F</m:t>
                        </w:ins>
                      </m:r>
                    </m:e>
                    <m:sub>
                      <m:r>
                        <w:ins w:id="409" w:author="SU FONG" w:date="2020-09-16T20:42:00Z">
                          <w:rPr>
                            <w:rFonts w:ascii="Cambria Math"/>
                          </w:rPr>
                          <m:t>1</m:t>
                        </w:ins>
                      </m:r>
                    </m:sub>
                  </m:sSub>
                </m:e>
              </m:bar>
              <m:r>
                <w:ins w:id="410" w:author="SU FONG" w:date="2020-09-16T20:42:00Z">
                  <w:rPr>
                    <w:rFonts w:ascii="Cambria Math" w:hAnsi="Cambria Math"/>
                  </w:rPr>
                  <m:t>-</m:t>
                </w:ins>
              </m:r>
              <m:bar>
                <m:barPr>
                  <m:pos m:val="top"/>
                  <m:ctrlPr>
                    <w:ins w:id="411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barPr>
                <m:e>
                  <m:sSub>
                    <m:sSubPr>
                      <m:ctrlPr>
                        <w:ins w:id="412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413" w:author="SU FONG" w:date="2020-09-16T20:42:00Z">
                          <w:rPr>
                            <w:rFonts w:ascii="Cambria Math"/>
                          </w:rPr>
                          <m:t>O</m:t>
                        </w:ins>
                      </m:r>
                    </m:e>
                    <m:sub>
                      <m:r>
                        <w:ins w:id="414" w:author="SU FONG" w:date="2020-09-16T20:42:00Z">
                          <w:rPr>
                            <w:rFonts w:ascii="Cambria Math"/>
                          </w:rPr>
                          <m:t>2</m:t>
                        </w:ins>
                      </m:r>
                    </m:sub>
                  </m:sSub>
                  <m:sSub>
                    <m:sSubPr>
                      <m:ctrlPr>
                        <w:ins w:id="415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416" w:author="SU FONG" w:date="2020-09-16T20:42:00Z">
                          <w:rPr>
                            <w:rFonts w:ascii="Cambria Math"/>
                          </w:rPr>
                          <m:t>F</m:t>
                        </w:ins>
                      </m:r>
                    </m:e>
                    <m:sub>
                      <m:r>
                        <w:ins w:id="417" w:author="SU FONG" w:date="2020-09-16T20:42:00Z">
                          <w:rPr>
                            <w:rFonts w:ascii="Cambria Math"/>
                          </w:rPr>
                          <m:t>2</m:t>
                        </w:ins>
                      </m:r>
                    </m:sub>
                  </m:sSub>
                </m:e>
              </m:bar>
              <m:ctrlPr>
                <w:ins w:id="418" w:author="SU FONG" w:date="2020-09-16T20:42:00Z">
                  <w:rPr>
                    <w:rFonts w:ascii="Cambria Math" w:hAnsi="Cambria Math"/>
                    <w:i/>
                  </w:rPr>
                </w:ins>
              </m:ctrlPr>
            </m:e>
          </m:d>
          <m:r>
            <w:ins w:id="419" w:author="SU FONG" w:date="2020-09-16T20:42:00Z">
              <w:rPr>
                <w:rFonts w:ascii="Cambria Math" w:hAnsi="Cambria Math"/>
              </w:rPr>
              <m:t>-</m:t>
            </w:ins>
          </m:r>
          <m:sSub>
            <m:sSubPr>
              <m:ctrlPr>
                <w:ins w:id="420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421" w:author="SU FONG" w:date="2020-09-16T20:42:00Z">
                  <w:rPr>
                    <w:rFonts w:ascii="Cambria Math"/>
                  </w:rPr>
                  <m:t>G</m:t>
                </w:ins>
              </m:r>
            </m:e>
            <m:sub>
              <m:sSub>
                <m:sSubPr>
                  <m:ctrlPr>
                    <w:ins w:id="422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423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24" w:author="SU FONG" w:date="2020-09-16T20:42:00Z">
                      <w:rPr>
                        <w:rFonts w:ascii="Cambria Math"/>
                      </w:rPr>
                      <m:t>2</m:t>
                    </w:ins>
                  </m:r>
                </m:sub>
              </m:sSub>
              <m:sSubSup>
                <m:sSubSupPr>
                  <m:ctrlPr>
                    <w:ins w:id="425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426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27" w:author="SU FONG" w:date="2020-09-16T20:42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428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429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430" w:author="SU FONG" w:date="2020-09-16T20:42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431" w:author="SU FONG" w:date="2020-09-16T20:42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432" w:author="SU FONG" w:date="2020-09-16T20:42:00Z">
                  <w:rPr>
                    <w:rFonts w:ascii="Cambria Math" w:eastAsia="MS Gothic" w:hAnsi="Cambria Math" w:cs="MS Gothic"/>
                  </w:rPr>
                  <m:t>2</m:t>
                </w:ins>
              </m:r>
            </m:sub>
          </m:sSub>
          <m:r>
            <w:ins w:id="433" w:author="SU FONG" w:date="2020-09-16T20:42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434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435" w:author="SU FONG" w:date="2020-09-16T20:42:00Z">
                  <w:rPr>
                    <w:rFonts w:ascii="Cambria Math"/>
                  </w:rPr>
                  <m:t>G</m:t>
                </w:ins>
              </m:r>
            </m:e>
            <m:sub>
              <m:sSub>
                <m:sSubPr>
                  <m:ctrlPr>
                    <w:ins w:id="436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437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38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439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440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41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442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443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444" w:author="SU FONG" w:date="2020-09-16T20:42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445" w:author="SU FONG" w:date="2020-09-16T20:42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446" w:author="SU FONG" w:date="2020-09-16T20:42:00Z">
                  <w:rPr>
                    <w:rFonts w:ascii="Cambria Math" w:eastAsia="MS Gothic" w:hAnsi="Cambria Math" w:cs="MS Gothic"/>
                  </w:rPr>
                  <m:t>1</m:t>
                </w:ins>
              </m:r>
            </m:sub>
          </m:sSub>
          <m:r>
            <w:ins w:id="447" w:author="SU FONG" w:date="2020-09-16T20:42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448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449" w:author="SU FONG" w:date="2020-09-16T20:42:00Z">
                  <w:rPr>
                    <w:rFonts w:ascii="Cambria Math"/>
                  </w:rPr>
                  <m:t>G</m:t>
                </w:ins>
              </m:r>
            </m:e>
            <m:sub>
              <m:sSubSup>
                <m:sSubSupPr>
                  <m:ctrlPr>
                    <w:ins w:id="450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451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52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453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454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455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56" w:author="SU FONG" w:date="2020-09-16T20:42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457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458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bar>
            <m:barPr>
              <m:pos m:val="top"/>
              <m:ctrlPr>
                <w:ins w:id="459" w:author="SU FONG" w:date="2020-09-16T20:42:00Z">
                  <w:rPr>
                    <w:rFonts w:ascii="Cambria Math" w:hAnsi="Cambria Math"/>
                    <w:i/>
                  </w:rPr>
                </w:ins>
              </m:ctrlPr>
            </m:barPr>
            <m:e>
              <m:sSub>
                <m:sSubPr>
                  <m:ctrlPr>
                    <w:ins w:id="460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461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62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463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464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465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466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e>
          </m:bar>
          <m:r>
            <w:ins w:id="467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func>
            <m:funcPr>
              <m:ctrlPr>
                <w:ins w:id="468" w:author="SU FONG" w:date="2020-09-16T20:42:00Z">
                  <w:rPr>
                    <w:rFonts w:ascii="Cambria Math" w:hAnsi="Cambria Math"/>
                    <w:i/>
                  </w:rPr>
                </w:ins>
              </m:ctrlPr>
            </m:funcPr>
            <m:fName>
              <m:r>
                <w:ins w:id="469" w:author="SU FONG" w:date="2020-09-16T20:42:00Z">
                  <w:rPr>
                    <w:rFonts w:ascii="Cambria Math"/>
                  </w:rPr>
                  <m:t>cos</m:t>
                </w:ins>
              </m:r>
            </m:fName>
            <m:e>
              <m:r>
                <w:ins w:id="470" w:author="SU FONG" w:date="2020-09-16T20:42:00Z">
                  <w:rPr>
                    <w:rFonts w:ascii="Cambria Math"/>
                  </w:rPr>
                  <m:t>θ</m:t>
                </w:ins>
              </m:r>
            </m:e>
          </m:func>
          <m:r>
            <w:ins w:id="471" w:author="SU FONG" w:date="2020-09-16T20:42:00Z">
              <w:rPr>
                <w:rFonts w:ascii="Cambria Math" w:eastAsia="Microsoft YaHei" w:hAnsi="Cambria Math" w:cs="Microsoft YaHei" w:hint="eastAsia"/>
                <w:color w:val="FF0000"/>
                <w:lang w:eastAsia="zh-CN"/>
              </w:rPr>
              <m:t>-</m:t>
            </w:ins>
          </m:r>
          <m:sSub>
            <m:sSubPr>
              <m:ctrlPr>
                <w:ins w:id="472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473" w:author="SU FONG" w:date="2020-09-16T20:42:00Z">
                  <w:rPr>
                    <w:rFonts w:ascii="Cambria Math"/>
                  </w:rPr>
                  <m:t>M</m:t>
                </w:ins>
              </m:r>
            </m:e>
            <m:sub>
              <m:r>
                <w:ins w:id="474" w:author="SU FONG" w:date="2020-09-16T20:42:00Z">
                  <w:rPr>
                    <w:rFonts w:ascii="Cambria Math"/>
                  </w:rPr>
                  <m:t>c</m:t>
                </w:ins>
              </m:r>
            </m:sub>
          </m:sSub>
          <m:r>
            <w:ins w:id="475" w:author="SU FONG" w:date="2020-09-16T20:42:00Z">
              <w:rPr>
                <w:rFonts w:ascii="Cambria Math" w:hAnsi="Cambria Math"/>
              </w:rPr>
              <m:t>=0</m:t>
            </w:ins>
          </m:r>
          <m:r>
            <w:ins w:id="476" w:author="SU FONG" w:date="2020-09-16T20:42:00Z">
              <m:rPr>
                <m:sty m:val="p"/>
              </m:rPr>
              <w:rPr>
                <w:rFonts w:ascii="Cambria Math" w:hAnsi="Cambria Math"/>
                <w:noProof/>
              </w:rPr>
              <m:t>(3</m:t>
            </w:ins>
          </m:r>
          <m:r>
            <w:ins w:id="477" w:author="SU FONG" w:date="2020-09-16T20:45:00Z">
              <m:rPr>
                <m:sty m:val="p"/>
              </m:rPr>
              <w:rPr>
                <w:rFonts w:ascii="Cambria Math" w:hAnsi="Cambria Math"/>
                <w:noProof/>
              </w:rPr>
              <m:t>7</m:t>
            </w:ins>
          </m:r>
          <m:r>
            <w:ins w:id="478" w:author="SU FONG" w:date="2020-09-16T20:42:00Z">
              <m:rPr>
                <m:sty m:val="p"/>
              </m:rPr>
              <w:rPr>
                <w:rFonts w:ascii="Cambria Math" w:hAnsi="Cambria Math"/>
                <w:noProof/>
              </w:rPr>
              <m:t>)</m:t>
            </w:ins>
          </m:r>
        </m:oMath>
      </m:oMathPara>
    </w:p>
    <w:p w14:paraId="19737BC6" w14:textId="539B22F8" w:rsidR="003C6E0D" w:rsidRPr="00395466" w:rsidRDefault="009A4F0C" w:rsidP="003C6E0D">
      <w:pPr>
        <w:rPr>
          <w:ins w:id="479" w:author="SU FONG" w:date="2020-09-16T20:42:00Z"/>
          <w:noProof/>
          <w:sz w:val="20"/>
          <w:szCs w:val="20"/>
        </w:rPr>
      </w:pPr>
      <m:oMathPara>
        <m:oMath>
          <m:sSub>
            <m:sSubPr>
              <m:ctrlPr>
                <w:ins w:id="480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481" w:author="SU FONG" w:date="2020-09-16T20:42:00Z">
                  <w:rPr>
                    <w:rFonts w:ascii="Cambria Math"/>
                    <w:sz w:val="20"/>
                    <w:szCs w:val="20"/>
                  </w:rPr>
                  <m:t>f</m:t>
                </w:ins>
              </m:r>
            </m:e>
            <m:sub>
              <m:r>
                <w:ins w:id="482" w:author="SU FONG" w:date="2020-09-16T20:42:00Z">
                  <w:rPr>
                    <w:rFonts w:ascii="Cambria Math"/>
                    <w:sz w:val="20"/>
                    <w:szCs w:val="20"/>
                  </w:rPr>
                  <m:t>2</m:t>
                </w:ins>
              </m:r>
            </m:sub>
          </m:sSub>
          <m:r>
            <w:ins w:id="483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d>
            <m:dPr>
              <m:ctrlPr>
                <w:ins w:id="484" w:author="SU FONG" w:date="2020-09-16T20:42:00Z">
                  <w:rPr>
                    <w:rFonts w:ascii="Cambria Math" w:eastAsia="MS Gothic" w:hAnsi="MS Gothic" w:cs="MS Gothic"/>
                    <w:i/>
                    <w:sz w:val="20"/>
                    <w:szCs w:val="20"/>
                  </w:rPr>
                </w:ins>
              </m:ctrlPr>
            </m:dPr>
            <m:e>
              <m:bar>
                <m:barPr>
                  <m:pos m:val="top"/>
                  <m:ctrlPr>
                    <w:ins w:id="485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barPr>
                <m:e>
                  <m:sSubSup>
                    <m:sSubSupPr>
                      <m:ctrlPr>
                        <w:ins w:id="486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487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488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3</m:t>
                        </w:ins>
                      </m:r>
                    </m:sub>
                    <m:sup>
                      <m:r>
                        <w:ins w:id="489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490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491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F</m:t>
                        </w:ins>
                      </m:r>
                    </m:e>
                    <m:sub>
                      <m:r>
                        <w:ins w:id="492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3</m:t>
                        </w:ins>
                      </m:r>
                    </m:sub>
                    <m:sup>
                      <m:r>
                        <w:ins w:id="493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e>
              </m:bar>
              <m:r>
                <w:ins w:id="494" w:author="SU FONG" w:date="2020-09-16T20:42:00Z">
                  <w:rPr>
                    <w:rFonts w:ascii="Cambria Math"/>
                    <w:color w:val="FF0000"/>
                    <w:sz w:val="20"/>
                    <w:szCs w:val="20"/>
                  </w:rPr>
                  <m:t>-</m:t>
                </w:ins>
              </m:r>
              <m:bar>
                <m:barPr>
                  <m:pos m:val="top"/>
                  <m:ctrlPr>
                    <w:ins w:id="495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barPr>
                <m:e>
                  <m:sSubSup>
                    <m:sSubSupPr>
                      <m:ctrlPr>
                        <w:ins w:id="496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497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498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>
                      <m:r>
                        <w:ins w:id="499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500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501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F</m:t>
                        </w:ins>
                      </m:r>
                    </m:e>
                    <m:sub>
                      <m:r>
                        <w:ins w:id="502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>
                      <m:r>
                        <w:ins w:id="503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e>
              </m:bar>
              <m:ctrlPr>
                <w:ins w:id="504" w:author="SU FONG" w:date="2020-09-16T20:42:00Z">
                  <w:rPr>
                    <w:rFonts w:ascii="Cambria Math" w:eastAsia="SimSun" w:hAnsi="Cambria Math"/>
                    <w:i/>
                    <w:sz w:val="20"/>
                    <w:szCs w:val="20"/>
                    <w:lang w:eastAsia="zh-CN"/>
                  </w:rPr>
                </w:ins>
              </m:ctrlPr>
            </m:e>
          </m:d>
          <m:r>
            <w:ins w:id="505" w:author="SU FONG" w:date="2020-09-16T20:42:00Z">
              <w:rPr>
                <w:rFonts w:ascii="Cambria Math" w:eastAsia="SimSun" w:hAnsi="Cambria Math" w:hint="eastAsia"/>
                <w:color w:val="FF0000"/>
                <w:sz w:val="20"/>
                <w:szCs w:val="20"/>
                <w:lang w:eastAsia="zh-CN"/>
              </w:rPr>
              <m:t>+</m:t>
            </w:ins>
          </m:r>
          <m:sSub>
            <m:sSubPr>
              <m:ctrlPr>
                <w:ins w:id="506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507" w:author="SU FONG" w:date="2020-09-16T20:42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</m:e>
            <m:sub>
              <m:sSubSup>
                <m:sSubSupPr>
                  <m:ctrlPr>
                    <w:ins w:id="508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509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510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511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512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513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514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</m:sub>
          </m:sSub>
          <m:r>
            <w:ins w:id="515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516" w:author="SU FONG" w:date="2020-09-16T20:42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517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518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3</m:t>
                </w:ins>
              </m:r>
            </m:sub>
          </m:sSub>
          <m:r>
            <w:ins w:id="519" w:author="SU FONG" w:date="2020-09-16T20:42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sSub>
            <m:sSubPr>
              <m:ctrlPr>
                <w:ins w:id="520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521" w:author="SU FONG" w:date="2020-09-16T20:42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</m:e>
            <m:sub>
              <m:sSubSup>
                <m:sSubSupPr>
                  <m:ctrlPr>
                    <w:ins w:id="522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523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524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>
                  <m:r>
                    <w:ins w:id="525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526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527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528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/>
              </m:sSubSup>
            </m:sub>
          </m:sSub>
          <m:r>
            <w:ins w:id="529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530" w:author="SU FONG" w:date="2020-09-16T20:42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531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532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4</m:t>
                </w:ins>
              </m:r>
            </m:sub>
          </m:sSub>
          <m:r>
            <w:ins w:id="533" w:author="SU FONG" w:date="2020-09-16T20:42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d>
            <m:dPr>
              <m:ctrlPr>
                <w:ins w:id="534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dPr>
            <m:e>
              <m:sSub>
                <m:sSubPr>
                  <m:ctrlPr>
                    <w:ins w:id="535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536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Sup>
                    <m:sSubSupPr>
                      <m:ctrlPr>
                        <w:ins w:id="537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538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39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540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541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54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4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544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545" w:author="SU FONG" w:date="2020-09-16T20:42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546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547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548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549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50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551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55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5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554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555" w:author="SU FONG" w:date="2020-09-16T20:42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556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557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558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559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60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</m:sSub>
                  <m:sSubSup>
                    <m:sSubSupPr>
                      <m:ctrlPr>
                        <w:ins w:id="561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56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6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564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565" w:author="SU FONG" w:date="2020-09-16T20:42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566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567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568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569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70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571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57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57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/>
                  </m:sSubSup>
                </m:sub>
              </m:sSub>
            </m:e>
          </m:d>
          <m:r>
            <w:ins w:id="574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bar>
            <m:barPr>
              <m:pos m:val="top"/>
              <m:ctrlPr>
                <w:ins w:id="575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barPr>
            <m:e>
              <m:sSubSup>
                <m:sSubSupPr>
                  <m:ctrlPr>
                    <w:ins w:id="576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577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578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579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580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581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582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</m:e>
          </m:bar>
          <m:r>
            <w:ins w:id="583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func>
            <m:funcPr>
              <m:ctrlPr>
                <w:ins w:id="584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funcPr>
            <m:fName>
              <m:r>
                <w:ins w:id="585" w:author="SU FONG" w:date="2020-09-16T20:42:00Z">
                  <w:rPr>
                    <w:rFonts w:ascii="Cambria Math"/>
                    <w:sz w:val="20"/>
                    <w:szCs w:val="20"/>
                  </w:rPr>
                  <m:t>cos</m:t>
                </w:ins>
              </m:r>
            </m:fName>
            <m:e>
              <m:r>
                <w:ins w:id="586" w:author="SU FONG" w:date="2020-09-16T20:42:00Z">
                  <w:rPr>
                    <w:rFonts w:ascii="Cambria Math"/>
                    <w:sz w:val="20"/>
                    <w:szCs w:val="20"/>
                  </w:rPr>
                  <m:t>θ</m:t>
                </w:ins>
              </m:r>
            </m:e>
          </m:func>
          <m:r>
            <w:ins w:id="587" w:author="SU FONG" w:date="2020-09-16T20:42:00Z">
              <w:rPr>
                <w:rFonts w:ascii="Cambria Math"/>
                <w:sz w:val="20"/>
                <w:szCs w:val="20"/>
              </w:rPr>
              <m:t>+</m:t>
            </w:ins>
          </m:r>
          <m:sSub>
            <m:sSubPr>
              <m:ctrlPr>
                <w:ins w:id="588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589" w:author="SU FONG" w:date="2020-09-16T20:42:00Z">
                  <w:rPr>
                    <w:rFonts w:ascii="Cambria Math"/>
                    <w:sz w:val="20"/>
                    <w:szCs w:val="20"/>
                  </w:rPr>
                  <m:t>M</m:t>
                </w:ins>
              </m:r>
            </m:e>
            <m:sub>
              <m:r>
                <w:ins w:id="590" w:author="SU FONG" w:date="2020-09-16T20:42:00Z">
                  <w:rPr>
                    <w:rFonts w:ascii="Cambria Math"/>
                    <w:sz w:val="20"/>
                    <w:szCs w:val="20"/>
                  </w:rPr>
                  <m:t>c</m:t>
                </w:ins>
              </m:r>
            </m:sub>
          </m:sSub>
          <m:r>
            <w:ins w:id="591" w:author="SU FONG" w:date="2020-09-16T20:42:00Z">
              <w:rPr>
                <w:rFonts w:ascii="Cambria Math"/>
                <w:sz w:val="20"/>
                <w:szCs w:val="20"/>
              </w:rPr>
              <m:t>+</m:t>
            </w:ins>
          </m:r>
          <m:sSub>
            <m:sSubPr>
              <m:ctrlPr>
                <w:ins w:id="592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593" w:author="SU FONG" w:date="2020-09-16T20:42:00Z">
                  <w:rPr>
                    <w:rFonts w:ascii="Cambria Math"/>
                    <w:sz w:val="20"/>
                    <w:szCs w:val="20"/>
                  </w:rPr>
                  <m:t>M</m:t>
                </w:ins>
              </m:r>
            </m:e>
            <m:sub>
              <m:r>
                <w:ins w:id="594" w:author="SU FONG" w:date="2020-09-16T20:42:00Z">
                  <w:rPr>
                    <w:rFonts w:ascii="Cambria Math"/>
                    <w:sz w:val="20"/>
                    <w:szCs w:val="20"/>
                  </w:rPr>
                  <m:t>d</m:t>
                </w:ins>
              </m:r>
            </m:sub>
          </m:sSub>
          <m:r>
            <w:ins w:id="595" w:author="SU FONG" w:date="2020-09-16T20:42:00Z">
              <w:rPr>
                <w:rFonts w:ascii="Cambria Math" w:hAnsi="Cambria Math"/>
                <w:sz w:val="20"/>
                <w:szCs w:val="20"/>
              </w:rPr>
              <m:t>=0(3</m:t>
            </w:ins>
          </m:r>
          <m:r>
            <w:ins w:id="596" w:author="SU FONG" w:date="2020-09-16T20:46:00Z">
              <w:rPr>
                <w:rFonts w:ascii="Cambria Math" w:hAnsi="Cambria Math"/>
                <w:sz w:val="20"/>
                <w:szCs w:val="20"/>
              </w:rPr>
              <m:t>8</m:t>
            </w:ins>
          </m:r>
          <m:r>
            <w:ins w:id="597" w:author="SU FONG" w:date="2020-09-16T20:42:00Z">
              <w:rPr>
                <w:rFonts w:ascii="Cambria Math" w:hAnsi="Cambria Math"/>
                <w:sz w:val="20"/>
                <w:szCs w:val="20"/>
              </w:rPr>
              <m:t>)</m:t>
            </w:ins>
          </m:r>
        </m:oMath>
      </m:oMathPara>
    </w:p>
    <w:p w14:paraId="7E600B41" w14:textId="4F4DB954" w:rsidR="003C6E0D" w:rsidRDefault="003C6E0D" w:rsidP="003C6E0D">
      <w:pPr>
        <w:rPr>
          <w:ins w:id="598" w:author="SU FONG" w:date="2020-09-16T20:42:00Z"/>
          <w:noProof/>
          <w:sz w:val="20"/>
          <w:szCs w:val="20"/>
          <w:lang w:val="x-none"/>
        </w:rPr>
      </w:pPr>
      <w:ins w:id="599" w:author="SU FONG" w:date="2020-09-16T20:42:00Z">
        <w:r>
          <w:rPr>
            <w:noProof/>
            <w:sz w:val="20"/>
            <w:szCs w:val="20"/>
            <w:lang w:val="x-none"/>
          </w:rPr>
          <w:t>將二式相加後即可將</w:t>
        </w:r>
      </w:ins>
      <m:oMath>
        <m:sSub>
          <m:sSubPr>
            <m:ctrlPr>
              <w:ins w:id="600" w:author="SU FONG" w:date="2020-09-16T20:42:00Z">
                <w:rPr>
                  <w:rFonts w:ascii="Cambria Math" w:hAnsi="Cambria Math"/>
                  <w:i/>
                  <w:sz w:val="20"/>
                  <w:szCs w:val="20"/>
                </w:rPr>
              </w:ins>
            </m:ctrlPr>
          </m:sSubPr>
          <m:e>
            <m:r>
              <w:ins w:id="601" w:author="SU FONG" w:date="2020-09-16T20:42:00Z">
                <w:rPr>
                  <w:rFonts w:ascii="Cambria Math"/>
                  <w:sz w:val="20"/>
                  <w:szCs w:val="20"/>
                </w:rPr>
                <m:t>M</m:t>
              </w:ins>
            </m:r>
          </m:e>
          <m:sub>
            <m:r>
              <w:ins w:id="602" w:author="SU FONG" w:date="2020-09-16T20:42:00Z">
                <w:rPr>
                  <w:rFonts w:ascii="Cambria Math"/>
                  <w:sz w:val="20"/>
                  <w:szCs w:val="20"/>
                </w:rPr>
                <m:t>c</m:t>
              </w:ins>
            </m:r>
          </m:sub>
        </m:sSub>
      </m:oMath>
      <w:ins w:id="603" w:author="SU FONG" w:date="2020-09-16T20:42:00Z">
        <w:r>
          <w:rPr>
            <w:noProof/>
            <w:sz w:val="20"/>
            <w:szCs w:val="20"/>
            <w:lang w:val="x-none"/>
          </w:rPr>
          <w:t>消去，</w:t>
        </w:r>
      </w:ins>
      <w:ins w:id="604" w:author="SU FONG" w:date="2020-09-16T20:47:00Z">
        <w:r>
          <w:rPr>
            <w:noProof/>
            <w:sz w:val="20"/>
            <w:szCs w:val="20"/>
            <w:lang w:val="x-none"/>
          </w:rPr>
          <w:t>得到</w:t>
        </w:r>
        <w:r>
          <w:rPr>
            <w:noProof/>
            <w:sz w:val="20"/>
            <w:szCs w:val="20"/>
          </w:rPr>
          <w:t>(39)</w:t>
        </w:r>
        <w:r>
          <w:rPr>
            <w:noProof/>
            <w:sz w:val="20"/>
            <w:szCs w:val="20"/>
            <w:lang w:val="x-none"/>
          </w:rPr>
          <w:t>式，</w:t>
        </w:r>
      </w:ins>
      <w:ins w:id="605" w:author="SU FONG" w:date="2020-09-16T20:42:00Z">
        <w:r>
          <w:rPr>
            <w:noProof/>
            <w:sz w:val="20"/>
            <w:szCs w:val="20"/>
            <w:lang w:val="x-none"/>
          </w:rPr>
          <w:t>即</w:t>
        </w:r>
      </w:ins>
    </w:p>
    <w:p w14:paraId="459CC2E2" w14:textId="44A5C3A9" w:rsidR="003C6E0D" w:rsidRPr="003C6E0D" w:rsidRDefault="009A4F0C" w:rsidP="003C6E0D">
      <w:pPr>
        <w:rPr>
          <w:ins w:id="606" w:author="SU FONG" w:date="2020-09-16T20:42:00Z"/>
          <w:i/>
          <w:noProof/>
          <w:lang w:eastAsia="zh-CN"/>
          <w:rPrChange w:id="607" w:author="SU FONG" w:date="2020-09-16T20:46:00Z">
            <w:rPr>
              <w:ins w:id="608" w:author="SU FONG" w:date="2020-09-16T20:42:00Z"/>
              <w:i/>
              <w:noProof/>
            </w:rPr>
          </w:rPrChange>
        </w:rPr>
      </w:pPr>
      <m:oMathPara>
        <m:oMath>
          <m:sSub>
            <m:sSubPr>
              <m:ctrlPr>
                <w:ins w:id="609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610" w:author="SU FONG" w:date="2020-09-16T20:42:00Z">
                  <w:rPr>
                    <w:rFonts w:ascii="Cambria Math"/>
                  </w:rPr>
                  <m:t>f</m:t>
                </w:ins>
              </m:r>
            </m:e>
            <m:sub>
              <m:r>
                <w:ins w:id="611" w:author="SU FONG" w:date="2020-09-16T20:42:00Z">
                  <w:rPr>
                    <w:rFonts w:ascii="Cambria Math"/>
                  </w:rPr>
                  <m:t>1</m:t>
                </w:ins>
              </m:r>
            </m:sub>
          </m:sSub>
          <m:r>
            <w:ins w:id="612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d>
            <m:dPr>
              <m:ctrlPr>
                <w:ins w:id="613" w:author="SU FONG" w:date="2020-09-16T20:42:00Z">
                  <w:rPr>
                    <w:rFonts w:ascii="Cambria Math" w:eastAsia="SimSun" w:hAnsi="Cambria Math" w:cs="MS Gothic"/>
                    <w:iCs/>
                  </w:rPr>
                </w:ins>
              </m:ctrlPr>
            </m:dPr>
            <m:e>
              <m:bar>
                <m:barPr>
                  <m:pos m:val="top"/>
                  <m:ctrlPr>
                    <w:ins w:id="614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barPr>
                <m:e>
                  <m:sSub>
                    <m:sSubPr>
                      <m:ctrlPr>
                        <w:ins w:id="615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616" w:author="SU FONG" w:date="2020-09-16T20:42:00Z">
                          <w:rPr>
                            <w:rFonts w:ascii="Cambria Math"/>
                          </w:rPr>
                          <m:t>O</m:t>
                        </w:ins>
                      </m:r>
                    </m:e>
                    <m:sub>
                      <m:r>
                        <w:ins w:id="617" w:author="SU FONG" w:date="2020-09-16T20:42:00Z">
                          <w:rPr>
                            <w:rFonts w:ascii="Cambria Math"/>
                          </w:rPr>
                          <m:t>1</m:t>
                        </w:ins>
                      </m:r>
                    </m:sub>
                  </m:sSub>
                  <m:sSub>
                    <m:sSubPr>
                      <m:ctrlPr>
                        <w:ins w:id="618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619" w:author="SU FONG" w:date="2020-09-16T20:42:00Z">
                          <w:rPr>
                            <w:rFonts w:ascii="Cambria Math"/>
                          </w:rPr>
                          <m:t>F</m:t>
                        </w:ins>
                      </m:r>
                    </m:e>
                    <m:sub>
                      <m:r>
                        <w:ins w:id="620" w:author="SU FONG" w:date="2020-09-16T20:42:00Z">
                          <w:rPr>
                            <w:rFonts w:ascii="Cambria Math"/>
                          </w:rPr>
                          <m:t>1</m:t>
                        </w:ins>
                      </m:r>
                    </m:sub>
                  </m:sSub>
                </m:e>
              </m:bar>
              <m:r>
                <w:ins w:id="621" w:author="SU FONG" w:date="2020-09-16T20:42:00Z">
                  <w:rPr>
                    <w:rFonts w:ascii="Cambria Math" w:hAnsi="Cambria Math"/>
                  </w:rPr>
                  <m:t>-</m:t>
                </w:ins>
              </m:r>
              <m:bar>
                <m:barPr>
                  <m:pos m:val="top"/>
                  <m:ctrlPr>
                    <w:ins w:id="622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barPr>
                <m:e>
                  <m:sSub>
                    <m:sSubPr>
                      <m:ctrlPr>
                        <w:ins w:id="623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624" w:author="SU FONG" w:date="2020-09-16T20:42:00Z">
                          <w:rPr>
                            <w:rFonts w:ascii="Cambria Math"/>
                          </w:rPr>
                          <m:t>O</m:t>
                        </w:ins>
                      </m:r>
                    </m:e>
                    <m:sub>
                      <m:r>
                        <w:ins w:id="625" w:author="SU FONG" w:date="2020-09-16T20:42:00Z">
                          <w:rPr>
                            <w:rFonts w:ascii="Cambria Math"/>
                          </w:rPr>
                          <m:t>2</m:t>
                        </w:ins>
                      </m:r>
                    </m:sub>
                  </m:sSub>
                  <m:sSub>
                    <m:sSubPr>
                      <m:ctrlPr>
                        <w:ins w:id="626" w:author="SU FONG" w:date="2020-09-16T20:4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627" w:author="SU FONG" w:date="2020-09-16T20:42:00Z">
                          <w:rPr>
                            <w:rFonts w:ascii="Cambria Math"/>
                          </w:rPr>
                          <m:t>F</m:t>
                        </w:ins>
                      </m:r>
                    </m:e>
                    <m:sub>
                      <m:r>
                        <w:ins w:id="628" w:author="SU FONG" w:date="2020-09-16T20:42:00Z">
                          <w:rPr>
                            <w:rFonts w:ascii="Cambria Math"/>
                          </w:rPr>
                          <m:t>2</m:t>
                        </w:ins>
                      </m:r>
                    </m:sub>
                  </m:sSub>
                </m:e>
              </m:bar>
              <m:ctrlPr>
                <w:ins w:id="629" w:author="SU FONG" w:date="2020-09-16T20:42:00Z">
                  <w:rPr>
                    <w:rFonts w:ascii="Cambria Math" w:hAnsi="Cambria Math"/>
                    <w:i/>
                  </w:rPr>
                </w:ins>
              </m:ctrlPr>
            </m:e>
          </m:d>
          <m:r>
            <w:ins w:id="630" w:author="SU FONG" w:date="2020-09-16T20:42:00Z">
              <w:rPr>
                <w:rFonts w:ascii="Cambria Math" w:hAnsi="Cambria Math"/>
              </w:rPr>
              <m:t>-</m:t>
            </w:ins>
          </m:r>
          <m:sSub>
            <m:sSubPr>
              <m:ctrlPr>
                <w:ins w:id="631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632" w:author="SU FONG" w:date="2020-09-16T20:42:00Z">
                  <w:rPr>
                    <w:rFonts w:ascii="Cambria Math"/>
                  </w:rPr>
                  <m:t>G</m:t>
                </w:ins>
              </m:r>
            </m:e>
            <m:sub>
              <m:sSub>
                <m:sSubPr>
                  <m:ctrlPr>
                    <w:ins w:id="633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634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35" w:author="SU FONG" w:date="2020-09-16T20:42:00Z">
                      <w:rPr>
                        <w:rFonts w:ascii="Cambria Math"/>
                      </w:rPr>
                      <m:t>2</m:t>
                    </w:ins>
                  </m:r>
                </m:sub>
              </m:sSub>
              <m:sSubSup>
                <m:sSubSupPr>
                  <m:ctrlPr>
                    <w:ins w:id="636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637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38" w:author="SU FONG" w:date="2020-09-16T20:42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639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640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641" w:author="SU FONG" w:date="2020-09-16T20:42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642" w:author="SU FONG" w:date="2020-09-16T20:42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643" w:author="SU FONG" w:date="2020-09-16T20:42:00Z">
                  <w:rPr>
                    <w:rFonts w:ascii="Cambria Math" w:eastAsia="MS Gothic" w:hAnsi="Cambria Math" w:cs="MS Gothic"/>
                  </w:rPr>
                  <m:t>2</m:t>
                </w:ins>
              </m:r>
            </m:sub>
          </m:sSub>
          <m:r>
            <w:ins w:id="644" w:author="SU FONG" w:date="2020-09-16T20:42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645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646" w:author="SU FONG" w:date="2020-09-16T20:42:00Z">
                  <w:rPr>
                    <w:rFonts w:ascii="Cambria Math"/>
                  </w:rPr>
                  <m:t>G</m:t>
                </w:ins>
              </m:r>
            </m:e>
            <m:sub>
              <m:sSub>
                <m:sSubPr>
                  <m:ctrlPr>
                    <w:ins w:id="647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648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49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650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651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52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653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654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655" w:author="SU FONG" w:date="2020-09-16T20:42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656" w:author="SU FONG" w:date="2020-09-16T20:42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657" w:author="SU FONG" w:date="2020-09-16T20:42:00Z">
                  <w:rPr>
                    <w:rFonts w:ascii="Cambria Math" w:eastAsia="MS Gothic" w:hAnsi="Cambria Math" w:cs="MS Gothic"/>
                  </w:rPr>
                  <m:t>1</m:t>
                </w:ins>
              </m:r>
            </m:sub>
          </m:sSub>
          <m:r>
            <w:ins w:id="658" w:author="SU FONG" w:date="2020-09-16T20:42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659" w:author="SU FONG" w:date="2020-09-16T20:42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660" w:author="SU FONG" w:date="2020-09-16T20:42:00Z">
                  <w:rPr>
                    <w:rFonts w:ascii="Cambria Math"/>
                  </w:rPr>
                  <m:t>G</m:t>
                </w:ins>
              </m:r>
            </m:e>
            <m:sub>
              <m:sSubSup>
                <m:sSubSupPr>
                  <m:ctrlPr>
                    <w:ins w:id="661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662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63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664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665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666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67" w:author="SU FONG" w:date="2020-09-16T20:42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668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669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bar>
            <m:barPr>
              <m:pos m:val="top"/>
              <m:ctrlPr>
                <w:ins w:id="670" w:author="SU FONG" w:date="2020-09-16T20:42:00Z">
                  <w:rPr>
                    <w:rFonts w:ascii="Cambria Math" w:hAnsi="Cambria Math"/>
                    <w:i/>
                  </w:rPr>
                </w:ins>
              </m:ctrlPr>
            </m:barPr>
            <m:e>
              <m:sSub>
                <m:sSubPr>
                  <m:ctrlPr>
                    <w:ins w:id="671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672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73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674" w:author="SU FONG" w:date="2020-09-16T20:42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675" w:author="SU FONG" w:date="2020-09-16T20:42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676" w:author="SU FONG" w:date="2020-09-16T20:42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677" w:author="SU FONG" w:date="2020-09-16T20:42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e>
          </m:bar>
          <m:r>
            <w:ins w:id="678" w:author="SU FONG" w:date="2020-09-16T20:42:00Z">
              <w:rPr>
                <w:rFonts w:ascii="Cambria Math" w:eastAsia="MS Gothic" w:hAnsi="Cambria Math" w:cs="MS Gothic" w:hint="eastAsia"/>
              </w:rPr>
              <m:t>⋅</m:t>
            </w:ins>
          </m:r>
          <m:func>
            <m:funcPr>
              <m:ctrlPr>
                <w:ins w:id="679" w:author="SU FONG" w:date="2020-09-16T20:42:00Z">
                  <w:rPr>
                    <w:rFonts w:ascii="Cambria Math" w:hAnsi="Cambria Math"/>
                    <w:i/>
                  </w:rPr>
                </w:ins>
              </m:ctrlPr>
            </m:funcPr>
            <m:fName>
              <m:r>
                <w:ins w:id="680" w:author="SU FONG" w:date="2020-09-16T20:42:00Z">
                  <w:rPr>
                    <w:rFonts w:ascii="Cambria Math"/>
                  </w:rPr>
                  <m:t>cos</m:t>
                </w:ins>
              </m:r>
            </m:fName>
            <m:e>
              <m:r>
                <w:ins w:id="681" w:author="SU FONG" w:date="2020-09-16T20:42:00Z">
                  <w:rPr>
                    <w:rFonts w:ascii="Cambria Math"/>
                  </w:rPr>
                  <m:t>θ</m:t>
                </w:ins>
              </m:r>
            </m:e>
          </m:func>
          <m:r>
            <w:ins w:id="682" w:author="SU FONG" w:date="2020-09-16T20:42:00Z">
              <w:rPr>
                <w:rFonts w:ascii="Cambria Math" w:hAnsi="Cambria Math"/>
              </w:rPr>
              <m:t>+</m:t>
            </w:ins>
          </m:r>
          <m:sSub>
            <m:sSubPr>
              <m:ctrlPr>
                <w:ins w:id="683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684" w:author="SU FONG" w:date="2020-09-16T20:42:00Z">
                  <w:rPr>
                    <w:rFonts w:ascii="Cambria Math"/>
                    <w:sz w:val="20"/>
                    <w:szCs w:val="20"/>
                  </w:rPr>
                  <m:t>f</m:t>
                </w:ins>
              </m:r>
            </m:e>
            <m:sub>
              <m:r>
                <w:ins w:id="685" w:author="SU FONG" w:date="2020-09-16T20:42:00Z">
                  <w:rPr>
                    <w:rFonts w:ascii="Cambria Math"/>
                    <w:sz w:val="20"/>
                    <w:szCs w:val="20"/>
                  </w:rPr>
                  <m:t>2</m:t>
                </w:ins>
              </m:r>
            </m:sub>
          </m:sSub>
          <m:r>
            <w:ins w:id="686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d>
            <m:dPr>
              <m:ctrlPr>
                <w:ins w:id="687" w:author="SU FONG" w:date="2020-09-16T20:42:00Z">
                  <w:rPr>
                    <w:rFonts w:ascii="Cambria Math" w:eastAsia="MS Gothic" w:hAnsi="MS Gothic" w:cs="MS Gothic"/>
                    <w:i/>
                    <w:sz w:val="20"/>
                    <w:szCs w:val="20"/>
                  </w:rPr>
                </w:ins>
              </m:ctrlPr>
            </m:dPr>
            <m:e>
              <m:bar>
                <m:barPr>
                  <m:pos m:val="top"/>
                  <m:ctrlPr>
                    <w:ins w:id="688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barPr>
                <m:e>
                  <m:sSubSup>
                    <m:sSubSupPr>
                      <m:ctrlPr>
                        <w:ins w:id="689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690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691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3</m:t>
                        </w:ins>
                      </m:r>
                    </m:sub>
                    <m:sup>
                      <m:r>
                        <w:ins w:id="692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693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694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F</m:t>
                        </w:ins>
                      </m:r>
                    </m:e>
                    <m:sub>
                      <m:r>
                        <w:ins w:id="695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3</m:t>
                        </w:ins>
                      </m:r>
                    </m:sub>
                    <m:sup>
                      <m:r>
                        <w:ins w:id="696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e>
              </m:bar>
              <m:r>
                <w:ins w:id="697" w:author="SU FONG" w:date="2020-09-16T20:42:00Z">
                  <w:rPr>
                    <w:rFonts w:ascii="Cambria Math"/>
                    <w:color w:val="FF0000"/>
                    <w:sz w:val="20"/>
                    <w:szCs w:val="20"/>
                  </w:rPr>
                  <m:t>-</m:t>
                </w:ins>
              </m:r>
              <m:bar>
                <m:barPr>
                  <m:pos m:val="top"/>
                  <m:ctrlPr>
                    <w:ins w:id="698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barPr>
                <m:e>
                  <m:sSubSup>
                    <m:sSubSupPr>
                      <m:ctrlPr>
                        <w:ins w:id="699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700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01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>
                      <m:r>
                        <w:ins w:id="702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703" w:author="SU FONG" w:date="2020-09-16T20:42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704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F</m:t>
                        </w:ins>
                      </m:r>
                    </m:e>
                    <m:sub>
                      <m:r>
                        <w:ins w:id="705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>
                      <m:r>
                        <w:ins w:id="706" w:author="SU FONG" w:date="2020-09-16T20:42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e>
              </m:bar>
              <m:ctrlPr>
                <w:ins w:id="707" w:author="SU FONG" w:date="2020-09-16T20:42:00Z">
                  <w:rPr>
                    <w:rFonts w:ascii="Cambria Math" w:eastAsia="SimSun" w:hAnsi="Cambria Math"/>
                    <w:i/>
                    <w:sz w:val="20"/>
                    <w:szCs w:val="20"/>
                    <w:lang w:eastAsia="zh-CN"/>
                  </w:rPr>
                </w:ins>
              </m:ctrlPr>
            </m:e>
          </m:d>
          <m:r>
            <w:ins w:id="708" w:author="SU FONG" w:date="2020-09-16T20:42:00Z">
              <w:rPr>
                <w:rFonts w:ascii="Cambria Math" w:eastAsia="SimSun" w:hAnsi="Cambria Math" w:hint="eastAsia"/>
                <w:color w:val="FF0000"/>
                <w:sz w:val="20"/>
                <w:szCs w:val="20"/>
                <w:lang w:eastAsia="zh-CN"/>
              </w:rPr>
              <m:t>+</m:t>
            </w:ins>
          </m:r>
          <m:sSub>
            <m:sSubPr>
              <m:ctrlPr>
                <w:ins w:id="709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710" w:author="SU FONG" w:date="2020-09-16T20:42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</m:e>
            <m:sub>
              <m:sSubSup>
                <m:sSubSupPr>
                  <m:ctrlPr>
                    <w:ins w:id="711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712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713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714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715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716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717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</m:sub>
          </m:sSub>
          <m:r>
            <w:ins w:id="718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719" w:author="SU FONG" w:date="2020-09-16T20:42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720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721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3</m:t>
                </w:ins>
              </m:r>
            </m:sub>
          </m:sSub>
          <m:r>
            <w:ins w:id="722" w:author="SU FONG" w:date="2020-09-16T20:42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sSub>
            <m:sSubPr>
              <m:ctrlPr>
                <w:ins w:id="723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724" w:author="SU FONG" w:date="2020-09-16T20:42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</m:e>
            <m:sub>
              <m:sSubSup>
                <m:sSubSupPr>
                  <m:ctrlPr>
                    <w:ins w:id="725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726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727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>
                  <m:r>
                    <w:ins w:id="728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729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730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731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/>
              </m:sSubSup>
            </m:sub>
          </m:sSub>
          <m:r>
            <w:ins w:id="732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733" w:author="SU FONG" w:date="2020-09-16T20:42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734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735" w:author="SU FONG" w:date="2020-09-16T20:42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4</m:t>
                </w:ins>
              </m:r>
            </m:sub>
          </m:sSub>
          <m:r>
            <w:ins w:id="736" w:author="SU FONG" w:date="2020-09-16T20:42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d>
            <m:dPr>
              <m:ctrlPr>
                <w:ins w:id="737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dPr>
            <m:e>
              <m:sSub>
                <m:sSubPr>
                  <m:ctrlPr>
                    <w:ins w:id="738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739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Sup>
                    <m:sSubSupPr>
                      <m:ctrlPr>
                        <w:ins w:id="740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741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4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74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744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745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46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747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748" w:author="SU FONG" w:date="2020-09-16T20:42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749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750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751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75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5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754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755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56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757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758" w:author="SU FONG" w:date="2020-09-16T20:42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759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760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761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76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6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</m:sSub>
                  <m:sSubSup>
                    <m:sSubSupPr>
                      <m:ctrlPr>
                        <w:ins w:id="764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765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66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767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768" w:author="SU FONG" w:date="2020-09-16T20:42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769" w:author="SU FONG" w:date="2020-09-16T20:42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770" w:author="SU FONG" w:date="2020-09-16T20:42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771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772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73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774" w:author="SU FONG" w:date="2020-09-16T20:42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775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776" w:author="SU FONG" w:date="2020-09-16T20:42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/>
                  </m:sSubSup>
                </m:sub>
              </m:sSub>
            </m:e>
          </m:d>
          <m:r>
            <w:ins w:id="777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bar>
            <m:barPr>
              <m:pos m:val="top"/>
              <m:ctrlPr>
                <w:ins w:id="778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barPr>
            <m:e>
              <m:sSubSup>
                <m:sSubSupPr>
                  <m:ctrlPr>
                    <w:ins w:id="779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780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781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782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783" w:author="SU FONG" w:date="2020-09-16T20:42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784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785" w:author="SU FONG" w:date="2020-09-16T20:42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</m:e>
          </m:bar>
          <m:r>
            <w:ins w:id="786" w:author="SU FONG" w:date="2020-09-16T20:42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func>
            <m:funcPr>
              <m:ctrlPr>
                <w:ins w:id="787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funcPr>
            <m:fName>
              <m:r>
                <w:ins w:id="788" w:author="SU FONG" w:date="2020-09-16T20:42:00Z">
                  <w:rPr>
                    <w:rFonts w:ascii="Cambria Math"/>
                    <w:sz w:val="20"/>
                    <w:szCs w:val="20"/>
                  </w:rPr>
                  <m:t>cos</m:t>
                </w:ins>
              </m:r>
            </m:fName>
            <m:e>
              <m:r>
                <w:ins w:id="789" w:author="SU FONG" w:date="2020-09-16T20:42:00Z">
                  <w:rPr>
                    <w:rFonts w:ascii="Cambria Math"/>
                    <w:sz w:val="20"/>
                    <w:szCs w:val="20"/>
                  </w:rPr>
                  <m:t>θ</m:t>
                </w:ins>
              </m:r>
            </m:e>
          </m:func>
          <m:r>
            <w:ins w:id="790" w:author="SU FONG" w:date="2020-09-16T20:42:00Z">
              <w:rPr>
                <w:rFonts w:ascii="Cambria Math"/>
                <w:sz w:val="20"/>
                <w:szCs w:val="20"/>
              </w:rPr>
              <m:t>+</m:t>
            </w:ins>
          </m:r>
          <m:sSub>
            <m:sSubPr>
              <m:ctrlPr>
                <w:ins w:id="791" w:author="SU FONG" w:date="2020-09-16T20:42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792" w:author="SU FONG" w:date="2020-09-16T20:42:00Z">
                  <w:rPr>
                    <w:rFonts w:ascii="Cambria Math"/>
                    <w:sz w:val="20"/>
                    <w:szCs w:val="20"/>
                  </w:rPr>
                  <m:t>M</m:t>
                </w:ins>
              </m:r>
            </m:e>
            <m:sub>
              <m:r>
                <w:ins w:id="793" w:author="SU FONG" w:date="2020-09-16T20:42:00Z">
                  <w:rPr>
                    <w:rFonts w:ascii="Cambria Math"/>
                    <w:sz w:val="20"/>
                    <w:szCs w:val="20"/>
                  </w:rPr>
                  <m:t>d</m:t>
                </w:ins>
              </m:r>
            </m:sub>
          </m:sSub>
          <m:r>
            <w:ins w:id="794" w:author="SU FONG" w:date="2020-09-16T20:42:00Z">
              <w:rPr>
                <w:rFonts w:ascii="Cambria Math" w:hAnsi="Cambria Math"/>
                <w:sz w:val="20"/>
                <w:szCs w:val="20"/>
              </w:rPr>
              <m:t>=0</m:t>
            </w:ins>
          </m:r>
          <m:r>
            <w:ins w:id="795" w:author="SU FONG" w:date="2020-09-16T20:46:00Z">
              <w:rPr>
                <w:rFonts w:ascii="Cambria Math" w:hAnsi="Cambria Math"/>
                <w:sz w:val="20"/>
                <w:szCs w:val="20"/>
                <w:lang w:eastAsia="zh-CN"/>
              </w:rPr>
              <m:t>(39)</m:t>
            </w:ins>
          </m:r>
        </m:oMath>
      </m:oMathPara>
    </w:p>
    <w:p w14:paraId="55CD4909" w14:textId="20D97E80" w:rsidR="009A4F0C" w:rsidRDefault="008942B6" w:rsidP="003C6E0D">
      <w:pPr>
        <w:rPr>
          <w:ins w:id="796" w:author="SU FONG" w:date="2020-09-17T09:09:00Z"/>
          <w:lang w:val="x-none"/>
        </w:rPr>
      </w:pPr>
      <w:ins w:id="797" w:author="SU FONG" w:date="2020-09-17T10:19:00Z">
        <w:r>
          <w:rPr>
            <w:lang w:val="x-none"/>
          </w:rPr>
          <w:t>以下將</w:t>
        </w:r>
        <w:r>
          <w:rPr>
            <w:lang w:val="x-none"/>
          </w:rPr>
          <w:t>(</w:t>
        </w:r>
        <w:r>
          <w:t>39)</w:t>
        </w:r>
        <w:r>
          <w:rPr>
            <w:lang w:val="x-none"/>
          </w:rPr>
          <w:t>式稱為</w:t>
        </w:r>
      </w:ins>
      <w:ins w:id="798" w:author="SU FONG" w:date="2020-09-17T10:20:00Z">
        <w:r>
          <w:rPr>
            <w:lang w:val="x-none"/>
          </w:rPr>
          <w:t>總力矩式</w:t>
        </w:r>
      </w:ins>
    </w:p>
    <w:p w14:paraId="7037CC52" w14:textId="778795AF" w:rsidR="009A4F0C" w:rsidRDefault="009A4F0C" w:rsidP="009A4F0C">
      <w:pPr>
        <w:pStyle w:val="Heading1"/>
        <w:rPr>
          <w:ins w:id="799" w:author="SU FONG" w:date="2020-09-17T09:10:00Z"/>
          <w:lang w:val="x-none"/>
        </w:rPr>
      </w:pPr>
      <w:ins w:id="800" w:author="SU FONG" w:date="2020-09-17T09:10:00Z">
        <w:r>
          <w:rPr>
            <w:lang w:val="x-none"/>
          </w:rPr>
          <w:t>桿件</w:t>
        </w:r>
      </w:ins>
      <w:ins w:id="801" w:author="SU FONG" w:date="2020-09-17T09:37:00Z">
        <w:r w:rsidR="00607A86">
          <w:rPr>
            <w:lang w:val="x-none"/>
          </w:rPr>
          <w:t>質</w:t>
        </w:r>
      </w:ins>
      <w:ins w:id="802" w:author="SU FONG" w:date="2020-09-17T09:10:00Z">
        <w:r>
          <w:rPr>
            <w:lang w:val="x-none"/>
          </w:rPr>
          <w:t>心</w:t>
        </w:r>
      </w:ins>
      <w:ins w:id="803" w:author="SU FONG" w:date="2020-09-17T10:21:00Z">
        <w:r w:rsidR="008942B6">
          <w:rPr>
            <w:lang w:val="x-none"/>
          </w:rPr>
          <w:t>及拉力</w:t>
        </w:r>
      </w:ins>
      <w:ins w:id="804" w:author="SU FONG" w:date="2020-09-17T09:10:00Z">
        <w:r>
          <w:rPr>
            <w:lang w:val="x-none"/>
          </w:rPr>
          <w:t>普遍化</w:t>
        </w:r>
      </w:ins>
    </w:p>
    <w:p w14:paraId="157DF095" w14:textId="48EC9575" w:rsidR="009A4F0C" w:rsidRDefault="009A4F0C" w:rsidP="009A4F0C">
      <w:pPr>
        <w:rPr>
          <w:ins w:id="805" w:author="SU FONG" w:date="2020-09-17T09:31:00Z"/>
          <w:lang w:val="x-none"/>
        </w:rPr>
      </w:pPr>
      <w:ins w:id="806" w:author="SU FONG" w:date="2020-09-17T09:12:00Z">
        <w:r>
          <w:rPr>
            <w:lang w:val="x-none"/>
          </w:rPr>
          <w:t>上面計算皆假設</w:t>
        </w:r>
      </w:ins>
      <w:ins w:id="807" w:author="SU FONG" w:date="2020-09-17T09:13:00Z">
        <w:r>
          <w:rPr>
            <w:lang w:val="x-none"/>
          </w:rPr>
          <w:t>桿件</w:t>
        </w:r>
      </w:ins>
      <w:ins w:id="808" w:author="SU FONG" w:date="2020-09-17T09:37:00Z">
        <w:r w:rsidR="00607A86">
          <w:rPr>
            <w:lang w:val="x-none"/>
          </w:rPr>
          <w:t>質</w:t>
        </w:r>
      </w:ins>
      <w:ins w:id="809" w:author="SU FONG" w:date="2020-09-17T09:13:00Z">
        <w:r>
          <w:rPr>
            <w:lang w:val="x-none"/>
          </w:rPr>
          <w:t>心為桿件幾何中心，為了符合現實情</w:t>
        </w:r>
      </w:ins>
      <w:ins w:id="810" w:author="SU FONG" w:date="2020-09-17T09:14:00Z">
        <w:r>
          <w:rPr>
            <w:lang w:val="x-none"/>
          </w:rPr>
          <w:t>況中桿件負重不一定均勻</w:t>
        </w:r>
      </w:ins>
      <w:ins w:id="811" w:author="SU FONG" w:date="2020-09-17T09:15:00Z">
        <w:r w:rsidR="0089654C">
          <w:rPr>
            <w:lang w:val="x-none"/>
          </w:rPr>
          <w:t>，</w:t>
        </w:r>
      </w:ins>
      <w:ins w:id="812" w:author="SU FONG" w:date="2020-09-17T09:37:00Z">
        <w:r w:rsidR="00607A86">
          <w:rPr>
            <w:lang w:val="x-none"/>
          </w:rPr>
          <w:t>質</w:t>
        </w:r>
      </w:ins>
      <w:ins w:id="813" w:author="SU FONG" w:date="2020-09-17T09:15:00Z">
        <w:r w:rsidR="0089654C">
          <w:rPr>
            <w:lang w:val="x-none"/>
          </w:rPr>
          <w:t>心亦不一定於桿件上</w:t>
        </w:r>
      </w:ins>
      <w:ins w:id="814" w:author="SU FONG" w:date="2020-09-17T09:13:00Z">
        <w:r>
          <w:rPr>
            <w:lang w:val="x-none"/>
          </w:rPr>
          <w:t>，故</w:t>
        </w:r>
      </w:ins>
      <w:ins w:id="815" w:author="SU FONG" w:date="2020-09-17T09:14:00Z">
        <w:r>
          <w:rPr>
            <w:lang w:val="x-none"/>
          </w:rPr>
          <w:t>將</w:t>
        </w:r>
      </w:ins>
      <w:ins w:id="816" w:author="SU FONG" w:date="2020-09-17T09:15:00Z">
        <w:r w:rsidR="0089654C">
          <w:rPr>
            <w:lang w:val="x-none"/>
          </w:rPr>
          <w:t>以上計算普遍化</w:t>
        </w:r>
      </w:ins>
      <w:ins w:id="817" w:author="SU FONG" w:date="2020-09-17T09:16:00Z">
        <w:r w:rsidR="0089654C">
          <w:rPr>
            <w:lang w:val="x-none"/>
          </w:rPr>
          <w:t>為各桿件</w:t>
        </w:r>
      </w:ins>
      <w:ins w:id="818" w:author="SU FONG" w:date="2020-09-17T09:15:00Z">
        <w:r w:rsidR="0089654C">
          <w:rPr>
            <w:lang w:val="x-none"/>
          </w:rPr>
          <w:t>為</w:t>
        </w:r>
      </w:ins>
      <w:ins w:id="819" w:author="SU FONG" w:date="2020-09-17T09:37:00Z">
        <w:r w:rsidR="00607A86">
          <w:rPr>
            <w:lang w:val="x-none"/>
          </w:rPr>
          <w:t>質</w:t>
        </w:r>
      </w:ins>
      <w:ins w:id="820" w:author="SU FONG" w:date="2020-09-17T09:16:00Z">
        <w:r w:rsidR="0089654C">
          <w:rPr>
            <w:lang w:val="x-none"/>
          </w:rPr>
          <w:t>心可於任意處的情況。</w:t>
        </w:r>
      </w:ins>
    </w:p>
    <w:p w14:paraId="678AEF5D" w14:textId="0BCD55AD" w:rsidR="00607A86" w:rsidRDefault="00392DD8" w:rsidP="00607A86">
      <w:pPr>
        <w:pStyle w:val="Heading2"/>
        <w:rPr>
          <w:ins w:id="821" w:author="SU FONG" w:date="2020-09-17T09:32:00Z"/>
          <w:lang w:val="x-none"/>
        </w:rPr>
      </w:pPr>
      <w:ins w:id="822" w:author="SU FONG" w:date="2020-09-17T10:03:00Z">
        <w:r>
          <w:rPr>
            <w:rFonts w:hint="eastAsia"/>
            <w:noProof/>
            <w:lang w:val="x-none"/>
          </w:rPr>
          <w:drawing>
            <wp:anchor distT="0" distB="0" distL="114300" distR="114300" simplePos="0" relativeHeight="251672576" behindDoc="0" locked="0" layoutInCell="1" allowOverlap="1" wp14:anchorId="76FCF412" wp14:editId="41ABFFEA">
              <wp:simplePos x="0" y="0"/>
              <wp:positionH relativeFrom="column">
                <wp:posOffset>4621786</wp:posOffset>
              </wp:positionH>
              <wp:positionV relativeFrom="paragraph">
                <wp:posOffset>174353</wp:posOffset>
              </wp:positionV>
              <wp:extent cx="1839595" cy="2112645"/>
              <wp:effectExtent l="0" t="0" r="1905" b="0"/>
              <wp:wrapSquare wrapText="bothSides"/>
              <wp:docPr id="27" name="Picture 27" descr="A close up of a map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Picture 27" descr="A close up of a map&#10;&#10;Description automatically generated"/>
                      <pic:cNvPicPr/>
                    </pic:nvPicPr>
                    <pic:blipFill rotWithShape="1"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1423"/>
                      <a:stretch/>
                    </pic:blipFill>
                    <pic:spPr bwMode="auto">
                      <a:xfrm>
                        <a:off x="0" y="0"/>
                        <a:ext cx="1839595" cy="211264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823" w:author="SU FONG" w:date="2020-09-17T09:32:00Z">
        <w:r w:rsidR="00607A86">
          <w:rPr>
            <w:lang w:val="x-none"/>
          </w:rPr>
          <w:t>各桿件</w:t>
        </w:r>
      </w:ins>
      <w:ins w:id="824" w:author="SU FONG" w:date="2020-09-17T09:38:00Z">
        <w:r w:rsidR="00607A86">
          <w:rPr>
            <w:lang w:val="x-none"/>
          </w:rPr>
          <w:t>質</w:t>
        </w:r>
      </w:ins>
      <w:ins w:id="825" w:author="SU FONG" w:date="2020-09-17T09:32:00Z">
        <w:r w:rsidR="00607A86">
          <w:rPr>
            <w:lang w:val="x-none"/>
          </w:rPr>
          <w:t>心選取</w:t>
        </w:r>
      </w:ins>
    </w:p>
    <w:p w14:paraId="54ECF6F3" w14:textId="55E25639" w:rsidR="00607A86" w:rsidRDefault="00607A86" w:rsidP="00607A86">
      <w:pPr>
        <w:ind w:left="227"/>
        <w:rPr>
          <w:ins w:id="826" w:author="SU FONG" w:date="2020-09-17T09:34:00Z"/>
          <w:lang w:val="x-none"/>
        </w:rPr>
      </w:pPr>
      <w:ins w:id="827" w:author="SU FONG" w:date="2020-09-17T09:33:00Z">
        <w:r>
          <w:rPr>
            <w:lang w:val="x-none"/>
          </w:rPr>
          <w:t>設</w:t>
        </w:r>
      </w:ins>
      <w:ins w:id="828" w:author="SU FONG" w:date="2020-09-17T09:32:00Z">
        <w:r>
          <w:rPr>
            <w:lang w:val="x-none"/>
          </w:rPr>
          <w:t>桿</w:t>
        </w:r>
      </w:ins>
      <w:ins w:id="829" w:author="SU FONG" w:date="2020-09-17T09:33:00Z">
        <w:r>
          <w:rPr>
            <w:lang w:val="x-none"/>
          </w:rPr>
          <w:t>件</w:t>
        </w:r>
      </w:ins>
      <m:oMath>
        <m:sSub>
          <m:sSubPr>
            <m:ctrlPr>
              <w:ins w:id="830" w:author="SU FONG" w:date="2020-09-17T09:3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31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32" w:author="SU FONG" w:date="2020-09-17T09:33:00Z">
                <w:rPr>
                  <w:rFonts w:ascii="Cambria Math"/>
                </w:rPr>
                <m:t>1</m:t>
              </w:ins>
            </m:r>
          </m:sub>
        </m:sSub>
        <m:sSubSup>
          <m:sSubSupPr>
            <m:ctrlPr>
              <w:ins w:id="833" w:author="SU FONG" w:date="2020-09-17T09:33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834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35" w:author="SU FONG" w:date="2020-09-17T09:33:00Z">
                <w:rPr>
                  <w:rFonts w:ascii="Cambria Math"/>
                </w:rPr>
                <m:t>1</m:t>
              </w:ins>
            </m:r>
          </m:sub>
          <m:sup>
            <m:r>
              <w:ins w:id="836" w:author="SU FONG" w:date="2020-09-17T09:33:00Z">
                <w:rPr>
                  <w:rFonts w:ascii="Cambria Math"/>
                </w:rPr>
                <m:t>'</m:t>
              </w:ins>
            </m:r>
          </m:sup>
        </m:sSubSup>
      </m:oMath>
      <w:ins w:id="837" w:author="SU FONG" w:date="2020-09-17T09:33:00Z">
        <w:r>
          <w:rPr>
            <w:lang w:val="x-none"/>
          </w:rPr>
          <w:t>，</w:t>
        </w:r>
      </w:ins>
      <m:oMath>
        <m:sSub>
          <m:sSubPr>
            <m:ctrlPr>
              <w:ins w:id="838" w:author="SU FONG" w:date="2020-09-17T09:3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39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40" w:author="SU FONG" w:date="2020-09-17T09:33:00Z">
                <w:rPr>
                  <w:rFonts w:ascii="Cambria Math"/>
                </w:rPr>
                <m:t>2</m:t>
              </w:ins>
            </m:r>
          </m:sub>
        </m:sSub>
        <m:sSubSup>
          <m:sSubSupPr>
            <m:ctrlPr>
              <w:ins w:id="841" w:author="SU FONG" w:date="2020-09-17T09:33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842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43" w:author="SU FONG" w:date="2020-09-17T09:33:00Z">
                <w:rPr>
                  <w:rFonts w:ascii="Cambria Math"/>
                </w:rPr>
                <m:t>2</m:t>
              </w:ins>
            </m:r>
          </m:sub>
          <m:sup>
            <m:r>
              <w:ins w:id="844" w:author="SU FONG" w:date="2020-09-17T09:33:00Z">
                <w:rPr>
                  <w:rFonts w:ascii="Cambria Math"/>
                </w:rPr>
                <m:t>'</m:t>
              </w:ins>
            </m:r>
          </m:sup>
        </m:sSubSup>
      </m:oMath>
      <w:ins w:id="845" w:author="SU FONG" w:date="2020-09-17T09:33:00Z">
        <w:r>
          <w:rPr>
            <w:lang w:val="x-none"/>
          </w:rPr>
          <w:t>，</w:t>
        </w:r>
      </w:ins>
      <m:oMath>
        <m:sSub>
          <m:sSubPr>
            <m:ctrlPr>
              <w:ins w:id="846" w:author="SU FONG" w:date="2020-09-17T09:3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47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48" w:author="SU FONG" w:date="2020-09-17T09:33:00Z">
                <w:rPr>
                  <w:rFonts w:ascii="Cambria Math"/>
                </w:rPr>
                <m:t>3</m:t>
              </w:ins>
            </m:r>
          </m:sub>
        </m:sSub>
        <m:sSubSup>
          <m:sSubSupPr>
            <m:ctrlPr>
              <w:ins w:id="849" w:author="SU FONG" w:date="2020-09-17T09:33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850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51" w:author="SU FONG" w:date="2020-09-17T09:33:00Z">
                <w:rPr>
                  <w:rFonts w:ascii="Cambria Math"/>
                </w:rPr>
                <m:t>3</m:t>
              </w:ins>
            </m:r>
          </m:sub>
          <m:sup>
            <m:r>
              <w:ins w:id="852" w:author="SU FONG" w:date="2020-09-17T09:33:00Z">
                <w:rPr>
                  <w:rFonts w:ascii="Cambria Math"/>
                </w:rPr>
                <m:t>'</m:t>
              </w:ins>
            </m:r>
          </m:sup>
        </m:sSubSup>
      </m:oMath>
      <w:ins w:id="853" w:author="SU FONG" w:date="2020-09-17T09:33:00Z">
        <w:r>
          <w:rPr>
            <w:lang w:val="x-none"/>
          </w:rPr>
          <w:t>及</w:t>
        </w:r>
      </w:ins>
      <m:oMath>
        <m:sSub>
          <m:sSubPr>
            <m:ctrlPr>
              <w:ins w:id="854" w:author="SU FONG" w:date="2020-09-17T09:3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55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56" w:author="SU FONG" w:date="2020-09-17T09:33:00Z">
                <w:rPr>
                  <w:rFonts w:ascii="Cambria Math"/>
                </w:rPr>
                <m:t>4</m:t>
              </w:ins>
            </m:r>
          </m:sub>
        </m:sSub>
        <m:sSubSup>
          <m:sSubSupPr>
            <m:ctrlPr>
              <w:ins w:id="857" w:author="SU FONG" w:date="2020-09-17T09:33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858" w:author="SU FONG" w:date="2020-09-17T09:33:00Z">
                <w:rPr>
                  <w:rFonts w:ascii="Cambria Math"/>
                </w:rPr>
                <m:t>O</m:t>
              </w:ins>
            </m:r>
          </m:e>
          <m:sub>
            <m:r>
              <w:ins w:id="859" w:author="SU FONG" w:date="2020-09-17T09:34:00Z">
                <w:rPr>
                  <w:rFonts w:ascii="Cambria Math"/>
                </w:rPr>
                <m:t>4</m:t>
              </w:ins>
            </m:r>
          </m:sub>
          <m:sup>
            <m:r>
              <w:ins w:id="860" w:author="SU FONG" w:date="2020-09-17T09:33:00Z">
                <w:rPr>
                  <w:rFonts w:ascii="Cambria Math"/>
                </w:rPr>
                <m:t>'</m:t>
              </w:ins>
            </m:r>
          </m:sup>
        </m:sSubSup>
      </m:oMath>
      <w:ins w:id="861" w:author="SU FONG" w:date="2020-09-17T09:34:00Z">
        <w:r>
          <w:rPr>
            <w:lang w:val="x-none"/>
          </w:rPr>
          <w:t>的重心如下</w:t>
        </w:r>
        <w:r>
          <w:rPr>
            <w:rFonts w:hint="eastAsia"/>
            <w:lang w:val="x-none"/>
          </w:rPr>
          <w:t>：</w:t>
        </w:r>
      </w:ins>
    </w:p>
    <w:p w14:paraId="67129D99" w14:textId="2139D379" w:rsidR="00607A86" w:rsidRPr="00607A86" w:rsidRDefault="00607A86" w:rsidP="00607A86">
      <w:pPr>
        <w:pStyle w:val="ListParagraph"/>
        <w:numPr>
          <w:ilvl w:val="0"/>
          <w:numId w:val="18"/>
        </w:numPr>
        <w:ind w:firstLineChars="0"/>
        <w:rPr>
          <w:ins w:id="862" w:author="SU FONG" w:date="2020-09-17T09:36:00Z"/>
          <w:lang w:val="x-none"/>
          <w:rPrChange w:id="863" w:author="SU FONG" w:date="2020-09-17T09:36:00Z">
            <w:rPr>
              <w:ins w:id="864" w:author="SU FONG" w:date="2020-09-17T09:36:00Z"/>
            </w:rPr>
          </w:rPrChange>
        </w:rPr>
      </w:pPr>
      <m:oMath>
        <m:sSub>
          <m:sSubPr>
            <m:ctrlPr>
              <w:ins w:id="865" w:author="SU FONG" w:date="2020-09-17T09:35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66" w:author="SU FONG" w:date="2020-09-17T09:35:00Z">
                <w:rPr>
                  <w:rFonts w:ascii="Cambria Math"/>
                </w:rPr>
                <m:t>O</m:t>
              </w:ins>
            </m:r>
          </m:e>
          <m:sub>
            <m:r>
              <w:ins w:id="867" w:author="SU FONG" w:date="2020-09-17T09:35:00Z">
                <w:rPr>
                  <w:rFonts w:ascii="Cambria Math"/>
                </w:rPr>
                <m:t>1</m:t>
              </w:ins>
            </m:r>
          </m:sub>
        </m:sSub>
        <m:sSubSup>
          <m:sSubSupPr>
            <m:ctrlPr>
              <w:ins w:id="868" w:author="SU FONG" w:date="2020-09-17T09:35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869" w:author="SU FONG" w:date="2020-09-17T09:35:00Z">
                <w:rPr>
                  <w:rFonts w:ascii="Cambria Math"/>
                </w:rPr>
                <m:t>O</m:t>
              </w:ins>
            </m:r>
          </m:e>
          <m:sub>
            <m:r>
              <w:ins w:id="870" w:author="SU FONG" w:date="2020-09-17T09:35:00Z">
                <w:rPr>
                  <w:rFonts w:ascii="Cambria Math"/>
                </w:rPr>
                <m:t>1</m:t>
              </w:ins>
            </m:r>
          </m:sub>
          <m:sup>
            <m:r>
              <w:ins w:id="871" w:author="SU FONG" w:date="2020-09-17T09:35:00Z">
                <w:rPr>
                  <w:rFonts w:ascii="Cambria Math"/>
                </w:rPr>
                <m:t>'</m:t>
              </w:ins>
            </m:r>
          </m:sup>
        </m:sSubSup>
      </m:oMath>
      <w:ins w:id="872" w:author="SU FONG" w:date="2020-09-17T09:35:00Z">
        <w:r>
          <w:rPr>
            <w:rFonts w:hint="eastAsia"/>
          </w:rPr>
          <w:t>：</w:t>
        </w:r>
      </w:ins>
      <w:ins w:id="873" w:author="SU FONG" w:date="2020-09-17T09:38:00Z">
        <w:r>
          <w:rPr>
            <w:lang w:val="x-none"/>
          </w:rPr>
          <w:t>於</w:t>
        </w:r>
      </w:ins>
      <m:oMath>
        <m:r>
          <w:ins w:id="874" w:author="SU FONG" w:date="2020-09-17T09:39:00Z">
            <w:rPr>
              <w:rFonts w:ascii="Cambria Math" w:hAnsi="Cambria Math"/>
              <w:lang w:val="x-none"/>
            </w:rPr>
            <m:t>θ=0</m:t>
          </w:ins>
        </m:r>
        <m:r>
          <w:ins w:id="875" w:author="SU FONG" w:date="2020-09-17T09:39:00Z">
            <w:rPr>
              <w:rFonts w:ascii="Cambria Math" w:hAnsi="Cambria Math" w:hint="eastAsia"/>
              <w:lang w:val="x-none"/>
            </w:rPr>
            <m:t xml:space="preserve"> </m:t>
          </w:ins>
        </m:r>
      </m:oMath>
      <w:ins w:id="876" w:author="SU FONG" w:date="2020-09-17T09:39:00Z">
        <w:r>
          <w:rPr>
            <w:lang w:val="x-none"/>
          </w:rPr>
          <w:t>時</w:t>
        </w:r>
      </w:ins>
      <w:ins w:id="877" w:author="SU FONG" w:date="2020-09-17T09:38:00Z">
        <w:r>
          <w:rPr>
            <w:lang w:val="x-none"/>
          </w:rPr>
          <w:t>質</w:t>
        </w:r>
      </w:ins>
      <w:ins w:id="878" w:author="SU FONG" w:date="2020-09-17T09:35:00Z">
        <w:r>
          <w:rPr>
            <w:lang w:val="x-none"/>
          </w:rPr>
          <w:t>心到</w:t>
        </w:r>
      </w:ins>
      <m:oMath>
        <m:sSub>
          <m:sSubPr>
            <m:ctrlPr>
              <w:ins w:id="879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80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881" w:author="SU FONG" w:date="2020-09-17T09:36:00Z">
                <w:rPr>
                  <w:rFonts w:ascii="Cambria Math"/>
                </w:rPr>
                <m:t>1</m:t>
              </w:ins>
            </m:r>
          </m:sub>
        </m:sSub>
      </m:oMath>
      <w:ins w:id="882" w:author="SU FONG" w:date="2020-09-17T09:36:00Z">
        <w:r>
          <w:t xml:space="preserve"> </w:t>
        </w:r>
        <w:r>
          <w:rPr>
            <w:lang w:val="x-none"/>
          </w:rPr>
          <w:t>的距離為</w:t>
        </w:r>
      </w:ins>
      <m:oMath>
        <m:sSub>
          <m:sSubPr>
            <m:ctrlPr>
              <w:ins w:id="883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84" w:author="SU FONG" w:date="2020-09-17T09:36:00Z">
                <w:rPr>
                  <w:rFonts w:ascii="Cambria Math" w:hAnsi="Cambria Math"/>
                </w:rPr>
                <m:t>x</m:t>
              </w:ins>
            </m:r>
          </m:e>
          <m:sub>
            <m:r>
              <w:ins w:id="885" w:author="SU FONG" w:date="2020-09-17T09:36:00Z">
                <w:rPr>
                  <w:rFonts w:ascii="Cambria Math" w:hAnsi="Cambria Math"/>
                </w:rPr>
                <m:t>1</m:t>
              </w:ins>
            </m:r>
          </m:sub>
        </m:sSub>
      </m:oMath>
      <w:ins w:id="886" w:author="SU FONG" w:date="2020-09-17T09:43:00Z">
        <w:r w:rsidR="005F1267">
          <w:rPr>
            <w:lang w:val="x-none"/>
          </w:rPr>
          <w:t>和</w:t>
        </w:r>
      </w:ins>
      <m:oMath>
        <m:sSub>
          <m:sSubPr>
            <m:ctrlPr>
              <w:ins w:id="887" w:author="SU FONG" w:date="2020-09-17T09:4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88" w:author="SU FONG" w:date="2020-09-17T09:43:00Z">
                <w:rPr>
                  <w:rFonts w:ascii="Cambria Math" w:hAnsi="Cambria Math"/>
                </w:rPr>
                <m:t>y</m:t>
              </w:ins>
            </m:r>
          </m:e>
          <m:sub>
            <m:r>
              <w:ins w:id="889" w:author="SU FONG" w:date="2020-09-17T09:43:00Z">
                <w:rPr>
                  <w:rFonts w:ascii="Cambria Math" w:hAnsi="Cambria Math"/>
                </w:rPr>
                <m:t>1</m:t>
              </w:ins>
            </m:r>
          </m:sub>
        </m:sSub>
      </m:oMath>
    </w:p>
    <w:p w14:paraId="06FB05A0" w14:textId="56947A49" w:rsidR="00607A86" w:rsidRPr="00F43C15" w:rsidRDefault="00607A86" w:rsidP="00607A86">
      <w:pPr>
        <w:pStyle w:val="ListParagraph"/>
        <w:numPr>
          <w:ilvl w:val="0"/>
          <w:numId w:val="18"/>
        </w:numPr>
        <w:ind w:firstLineChars="0"/>
        <w:rPr>
          <w:ins w:id="890" w:author="SU FONG" w:date="2020-09-17T09:36:00Z"/>
          <w:lang w:val="x-none"/>
        </w:rPr>
      </w:pPr>
      <m:oMath>
        <m:sSub>
          <m:sSubPr>
            <m:ctrlPr>
              <w:ins w:id="891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92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893" w:author="SU FONG" w:date="2020-09-17T09:36:00Z">
                <w:rPr>
                  <w:rFonts w:ascii="Cambria Math"/>
                </w:rPr>
                <m:t>2</m:t>
              </w:ins>
            </m:r>
          </m:sub>
        </m:sSub>
        <m:sSubSup>
          <m:sSubSupPr>
            <m:ctrlPr>
              <w:ins w:id="894" w:author="SU FONG" w:date="2020-09-17T09:36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895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896" w:author="SU FONG" w:date="2020-09-17T09:36:00Z">
                <w:rPr>
                  <w:rFonts w:ascii="Cambria Math"/>
                </w:rPr>
                <m:t>2</m:t>
              </w:ins>
            </m:r>
          </m:sub>
          <m:sup>
            <m:r>
              <w:ins w:id="897" w:author="SU FONG" w:date="2020-09-17T09:36:00Z">
                <w:rPr>
                  <w:rFonts w:ascii="Cambria Math"/>
                </w:rPr>
                <m:t>'</m:t>
              </w:ins>
            </m:r>
          </m:sup>
        </m:sSubSup>
      </m:oMath>
      <w:ins w:id="898" w:author="SU FONG" w:date="2020-09-17T09:36:00Z">
        <w:r>
          <w:rPr>
            <w:rFonts w:hint="eastAsia"/>
          </w:rPr>
          <w:t>：</w:t>
        </w:r>
      </w:ins>
      <w:ins w:id="899" w:author="SU FONG" w:date="2020-09-17T09:39:00Z">
        <w:r>
          <w:rPr>
            <w:lang w:val="x-none"/>
          </w:rPr>
          <w:t>於</w:t>
        </w:r>
      </w:ins>
      <m:oMath>
        <m:r>
          <w:ins w:id="900" w:author="SU FONG" w:date="2020-09-17T09:39:00Z">
            <w:rPr>
              <w:rFonts w:ascii="Cambria Math" w:hAnsi="Cambria Math"/>
              <w:lang w:val="x-none"/>
            </w:rPr>
            <m:t>θ=0</m:t>
          </w:ins>
        </m:r>
      </m:oMath>
      <w:ins w:id="901" w:author="SU FONG" w:date="2020-09-17T09:43:00Z">
        <w:r w:rsidR="005F1267">
          <w:rPr>
            <w:lang w:val="x-none"/>
          </w:rPr>
          <w:t>時</w:t>
        </w:r>
      </w:ins>
      <w:ins w:id="902" w:author="SU FONG" w:date="2020-09-17T09:38:00Z">
        <w:r>
          <w:rPr>
            <w:lang w:val="x-none"/>
          </w:rPr>
          <w:t>質</w:t>
        </w:r>
      </w:ins>
      <w:ins w:id="903" w:author="SU FONG" w:date="2020-09-17T09:36:00Z">
        <w:r>
          <w:rPr>
            <w:lang w:val="x-none"/>
          </w:rPr>
          <w:t>心到</w:t>
        </w:r>
      </w:ins>
      <m:oMath>
        <m:sSub>
          <m:sSubPr>
            <m:ctrlPr>
              <w:ins w:id="904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05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906" w:author="SU FONG" w:date="2020-09-17T09:37:00Z">
                <w:rPr>
                  <w:rFonts w:ascii="Cambria Math"/>
                </w:rPr>
                <m:t>2</m:t>
              </w:ins>
            </m:r>
          </m:sub>
        </m:sSub>
      </m:oMath>
      <w:ins w:id="907" w:author="SU FONG" w:date="2020-09-17T09:36:00Z">
        <w:r>
          <w:t xml:space="preserve"> </w:t>
        </w:r>
        <w:r>
          <w:rPr>
            <w:lang w:val="x-none"/>
          </w:rPr>
          <w:t>的距離為</w:t>
        </w:r>
      </w:ins>
      <m:oMath>
        <m:sSub>
          <m:sSubPr>
            <m:ctrlPr>
              <w:ins w:id="908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09" w:author="SU FONG" w:date="2020-09-17T09:36:00Z">
                <w:rPr>
                  <w:rFonts w:ascii="Cambria Math" w:hAnsi="Cambria Math"/>
                </w:rPr>
                <m:t>x</m:t>
              </w:ins>
            </m:r>
          </m:e>
          <m:sub>
            <m:r>
              <w:ins w:id="910" w:author="SU FONG" w:date="2020-09-17T09:37:00Z">
                <w:rPr>
                  <w:rFonts w:ascii="Cambria Math" w:hAnsi="Cambria Math"/>
                </w:rPr>
                <m:t>2</m:t>
              </w:ins>
            </m:r>
          </m:sub>
        </m:sSub>
      </m:oMath>
      <w:ins w:id="911" w:author="SU FONG" w:date="2020-09-17T09:56:00Z">
        <w:r w:rsidR="00392DD8">
          <w:rPr>
            <w:lang w:val="x-none"/>
          </w:rPr>
          <w:t>和</w:t>
        </w:r>
      </w:ins>
      <m:oMath>
        <m:sSub>
          <m:sSubPr>
            <m:ctrlPr>
              <w:ins w:id="912" w:author="SU FONG" w:date="2020-09-17T09:5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13" w:author="SU FONG" w:date="2020-09-17T09:56:00Z">
                <w:rPr>
                  <w:rFonts w:ascii="Cambria Math" w:hAnsi="Cambria Math"/>
                </w:rPr>
                <m:t>y</m:t>
              </w:ins>
            </m:r>
          </m:e>
          <m:sub>
            <m:r>
              <w:ins w:id="914" w:author="SU FONG" w:date="2020-09-17T09:56:00Z">
                <w:rPr>
                  <w:rFonts w:ascii="Cambria Math" w:hAnsi="Cambria Math"/>
                </w:rPr>
                <m:t>2</m:t>
              </w:ins>
            </m:r>
          </m:sub>
        </m:sSub>
      </m:oMath>
    </w:p>
    <w:p w14:paraId="6713735C" w14:textId="7A652A08" w:rsidR="00607A86" w:rsidRPr="00392DD8" w:rsidRDefault="00607A86" w:rsidP="00392DD8">
      <w:pPr>
        <w:pStyle w:val="ListParagraph"/>
        <w:numPr>
          <w:ilvl w:val="0"/>
          <w:numId w:val="18"/>
        </w:numPr>
        <w:ind w:firstLineChars="0"/>
        <w:rPr>
          <w:ins w:id="915" w:author="SU FONG" w:date="2020-09-17T09:36:00Z"/>
          <w:lang w:val="x-none"/>
          <w:rPrChange w:id="916" w:author="SU FONG" w:date="2020-09-17T09:56:00Z">
            <w:rPr>
              <w:ins w:id="917" w:author="SU FONG" w:date="2020-09-17T09:36:00Z"/>
            </w:rPr>
          </w:rPrChange>
        </w:rPr>
        <w:pPrChange w:id="918" w:author="SU FONG" w:date="2020-09-17T09:56:00Z">
          <w:pPr>
            <w:pStyle w:val="ListParagraph"/>
            <w:numPr>
              <w:numId w:val="18"/>
            </w:numPr>
            <w:ind w:left="947" w:firstLineChars="0" w:hanging="360"/>
          </w:pPr>
        </w:pPrChange>
      </w:pPr>
      <m:oMath>
        <m:sSub>
          <m:sSubPr>
            <m:ctrlPr>
              <w:ins w:id="919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20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921" w:author="SU FONG" w:date="2020-09-17T09:37:00Z">
                <w:rPr>
                  <w:rFonts w:ascii="Cambria Math"/>
                </w:rPr>
                <m:t>3</m:t>
              </w:ins>
            </m:r>
          </m:sub>
        </m:sSub>
        <m:sSubSup>
          <m:sSubSupPr>
            <m:ctrlPr>
              <w:ins w:id="922" w:author="SU FONG" w:date="2020-09-17T09:36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923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924" w:author="SU FONG" w:date="2020-09-17T09:37:00Z">
                <w:rPr>
                  <w:rFonts w:ascii="Cambria Math"/>
                </w:rPr>
                <m:t>3</m:t>
              </w:ins>
            </m:r>
          </m:sub>
          <m:sup>
            <m:r>
              <w:ins w:id="925" w:author="SU FONG" w:date="2020-09-17T09:36:00Z">
                <w:rPr>
                  <w:rFonts w:ascii="Cambria Math"/>
                </w:rPr>
                <m:t>'</m:t>
              </w:ins>
            </m:r>
          </m:sup>
        </m:sSubSup>
      </m:oMath>
      <w:ins w:id="926" w:author="SU FONG" w:date="2020-09-17T09:36:00Z">
        <w:r>
          <w:rPr>
            <w:rFonts w:hint="eastAsia"/>
          </w:rPr>
          <w:t>：</w:t>
        </w:r>
      </w:ins>
      <w:ins w:id="927" w:author="SU FONG" w:date="2020-09-17T09:39:00Z">
        <w:r>
          <w:rPr>
            <w:lang w:val="x-none"/>
          </w:rPr>
          <w:t>於</w:t>
        </w:r>
      </w:ins>
      <m:oMath>
        <m:r>
          <w:ins w:id="928" w:author="SU FONG" w:date="2020-09-17T09:39:00Z">
            <w:rPr>
              <w:rFonts w:ascii="Cambria Math" w:hAnsi="Cambria Math"/>
              <w:lang w:val="x-none"/>
            </w:rPr>
            <m:t>θ=0</m:t>
          </w:ins>
        </m:r>
      </m:oMath>
      <w:ins w:id="929" w:author="SU FONG" w:date="2020-09-17T09:43:00Z">
        <w:r w:rsidR="005F1267">
          <w:rPr>
            <w:lang w:val="x-none"/>
          </w:rPr>
          <w:t>時</w:t>
        </w:r>
      </w:ins>
      <w:ins w:id="930" w:author="SU FONG" w:date="2020-09-17T09:38:00Z">
        <w:r>
          <w:rPr>
            <w:lang w:val="x-none"/>
          </w:rPr>
          <w:t>質</w:t>
        </w:r>
      </w:ins>
      <w:ins w:id="931" w:author="SU FONG" w:date="2020-09-17T09:36:00Z">
        <w:r>
          <w:rPr>
            <w:lang w:val="x-none"/>
          </w:rPr>
          <w:t>心到</w:t>
        </w:r>
      </w:ins>
      <m:oMath>
        <m:sSubSup>
          <m:sSubSupPr>
            <m:ctrlPr>
              <w:ins w:id="932" w:author="SU FONG" w:date="2020-09-17T09:37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933" w:author="SU FONG" w:date="2020-09-17T09:36:00Z">
                <w:rPr>
                  <w:rFonts w:ascii="Cambria Math"/>
                </w:rPr>
                <m:t>O</m:t>
              </w:ins>
            </m:r>
            <m:ctrlPr>
              <w:ins w:id="934" w:author="SU FONG" w:date="2020-09-17T09:37:00Z">
                <w:rPr>
                  <w:rFonts w:ascii="Cambria Math"/>
                  <w:i/>
                </w:rPr>
              </w:ins>
            </m:ctrlPr>
          </m:e>
          <m:sub>
            <m:r>
              <w:ins w:id="935" w:author="SU FONG" w:date="2020-09-17T09:37:00Z">
                <w:rPr>
                  <w:rFonts w:ascii="Cambria Math"/>
                </w:rPr>
                <m:t>3</m:t>
              </w:ins>
            </m:r>
            <m:ctrlPr>
              <w:ins w:id="936" w:author="SU FONG" w:date="2020-09-17T09:37:00Z">
                <w:rPr>
                  <w:rFonts w:ascii="Cambria Math"/>
                  <w:i/>
                </w:rPr>
              </w:ins>
            </m:ctrlPr>
          </m:sub>
          <m:sup>
            <m:r>
              <w:ins w:id="937" w:author="SU FONG" w:date="2020-09-17T09:37:00Z">
                <w:rPr>
                  <w:rFonts w:ascii="Cambria Math" w:hAnsi="Cambria Math"/>
                </w:rPr>
                <m:t>'</m:t>
              </w:ins>
            </m:r>
          </m:sup>
        </m:sSubSup>
      </m:oMath>
      <w:ins w:id="938" w:author="SU FONG" w:date="2020-09-17T09:36:00Z">
        <w:r>
          <w:t xml:space="preserve"> </w:t>
        </w:r>
        <w:r>
          <w:rPr>
            <w:lang w:val="x-none"/>
          </w:rPr>
          <w:t>的距離為</w:t>
        </w:r>
      </w:ins>
      <m:oMath>
        <m:sSub>
          <m:sSubPr>
            <m:ctrlPr>
              <w:ins w:id="939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40" w:author="SU FONG" w:date="2020-09-17T09:36:00Z">
                <w:rPr>
                  <w:rFonts w:ascii="Cambria Math" w:hAnsi="Cambria Math"/>
                </w:rPr>
                <m:t>x</m:t>
              </w:ins>
            </m:r>
          </m:e>
          <m:sub>
            <m:r>
              <w:ins w:id="941" w:author="SU FONG" w:date="2020-09-17T09:37:00Z">
                <w:rPr>
                  <w:rFonts w:ascii="Cambria Math" w:hAnsi="Cambria Math"/>
                </w:rPr>
                <m:t>3</m:t>
              </w:ins>
            </m:r>
          </m:sub>
        </m:sSub>
      </m:oMath>
      <w:ins w:id="942" w:author="SU FONG" w:date="2020-09-17T09:56:00Z">
        <w:r w:rsidR="00392DD8">
          <w:rPr>
            <w:lang w:val="x-none"/>
          </w:rPr>
          <w:t>和</w:t>
        </w:r>
      </w:ins>
      <m:oMath>
        <m:sSub>
          <m:sSubPr>
            <m:ctrlPr>
              <w:ins w:id="943" w:author="SU FONG" w:date="2020-09-17T09:5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44" w:author="SU FONG" w:date="2020-09-17T09:56:00Z">
                <w:rPr>
                  <w:rFonts w:ascii="Cambria Math" w:hAnsi="Cambria Math"/>
                </w:rPr>
                <m:t>y</m:t>
              </w:ins>
            </m:r>
          </m:e>
          <m:sub>
            <m:r>
              <w:ins w:id="945" w:author="SU FONG" w:date="2020-09-17T09:56:00Z">
                <w:rPr>
                  <w:rFonts w:ascii="Cambria Math" w:hAnsi="Cambria Math"/>
                </w:rPr>
                <m:t>3</m:t>
              </w:ins>
            </m:r>
          </m:sub>
        </m:sSub>
      </m:oMath>
    </w:p>
    <w:p w14:paraId="703D7F03" w14:textId="574F6DDB" w:rsidR="00607A86" w:rsidRPr="00392DD8" w:rsidRDefault="00607A86" w:rsidP="00392DD8">
      <w:pPr>
        <w:pStyle w:val="ListParagraph"/>
        <w:numPr>
          <w:ilvl w:val="0"/>
          <w:numId w:val="18"/>
        </w:numPr>
        <w:ind w:firstLineChars="0"/>
        <w:rPr>
          <w:ins w:id="946" w:author="SU FONG" w:date="2020-09-17T09:36:00Z"/>
          <w:lang w:val="x-none"/>
          <w:rPrChange w:id="947" w:author="SU FONG" w:date="2020-09-17T09:56:00Z">
            <w:rPr>
              <w:ins w:id="948" w:author="SU FONG" w:date="2020-09-17T09:36:00Z"/>
            </w:rPr>
          </w:rPrChange>
        </w:rPr>
        <w:pPrChange w:id="949" w:author="SU FONG" w:date="2020-09-17T09:56:00Z">
          <w:pPr>
            <w:pStyle w:val="ListParagraph"/>
            <w:numPr>
              <w:numId w:val="18"/>
            </w:numPr>
            <w:ind w:left="947" w:firstLineChars="0" w:hanging="360"/>
          </w:pPr>
        </w:pPrChange>
      </w:pPr>
      <m:oMath>
        <m:sSub>
          <m:sSubPr>
            <m:ctrlPr>
              <w:ins w:id="950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51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952" w:author="SU FONG" w:date="2020-09-17T09:37:00Z">
                <w:rPr>
                  <w:rFonts w:ascii="Cambria Math"/>
                </w:rPr>
                <m:t>4</m:t>
              </w:ins>
            </m:r>
          </m:sub>
        </m:sSub>
        <m:sSubSup>
          <m:sSubSupPr>
            <m:ctrlPr>
              <w:ins w:id="953" w:author="SU FONG" w:date="2020-09-17T09:36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954" w:author="SU FONG" w:date="2020-09-17T09:36:00Z">
                <w:rPr>
                  <w:rFonts w:ascii="Cambria Math"/>
                </w:rPr>
                <m:t>O</m:t>
              </w:ins>
            </m:r>
          </m:e>
          <m:sub>
            <m:r>
              <w:ins w:id="955" w:author="SU FONG" w:date="2020-09-17T09:37:00Z">
                <w:rPr>
                  <w:rFonts w:ascii="Cambria Math"/>
                </w:rPr>
                <m:t>4</m:t>
              </w:ins>
            </m:r>
          </m:sub>
          <m:sup>
            <m:r>
              <w:ins w:id="956" w:author="SU FONG" w:date="2020-09-17T09:36:00Z">
                <w:rPr>
                  <w:rFonts w:ascii="Cambria Math"/>
                </w:rPr>
                <m:t>'</m:t>
              </w:ins>
            </m:r>
          </m:sup>
        </m:sSubSup>
      </m:oMath>
      <w:ins w:id="957" w:author="SU FONG" w:date="2020-09-17T09:36:00Z">
        <w:r>
          <w:rPr>
            <w:rFonts w:hint="eastAsia"/>
          </w:rPr>
          <w:t>：</w:t>
        </w:r>
      </w:ins>
      <w:ins w:id="958" w:author="SU FONG" w:date="2020-09-17T09:39:00Z">
        <w:r>
          <w:rPr>
            <w:lang w:val="x-none"/>
          </w:rPr>
          <w:t>於</w:t>
        </w:r>
      </w:ins>
      <m:oMath>
        <m:r>
          <w:ins w:id="959" w:author="SU FONG" w:date="2020-09-17T09:39:00Z">
            <w:rPr>
              <w:rFonts w:ascii="Cambria Math" w:hAnsi="Cambria Math"/>
              <w:lang w:val="x-none"/>
            </w:rPr>
            <m:t>θ=0</m:t>
          </w:ins>
        </m:r>
      </m:oMath>
      <w:ins w:id="960" w:author="SU FONG" w:date="2020-09-17T09:43:00Z">
        <w:r w:rsidR="005F1267">
          <w:rPr>
            <w:lang w:val="x-none"/>
          </w:rPr>
          <w:t>時</w:t>
        </w:r>
      </w:ins>
      <w:ins w:id="961" w:author="SU FONG" w:date="2020-09-17T09:38:00Z">
        <w:r>
          <w:rPr>
            <w:lang w:val="x-none"/>
          </w:rPr>
          <w:t>質</w:t>
        </w:r>
      </w:ins>
      <w:ins w:id="962" w:author="SU FONG" w:date="2020-09-17T09:36:00Z">
        <w:r>
          <w:rPr>
            <w:lang w:val="x-none"/>
          </w:rPr>
          <w:t>心到</w:t>
        </w:r>
      </w:ins>
      <m:oMath>
        <m:sSubSup>
          <m:sSubSupPr>
            <m:ctrlPr>
              <w:ins w:id="963" w:author="SU FONG" w:date="2020-09-17T09:38:00Z">
                <w:rPr>
                  <w:rFonts w:ascii="Cambria Math" w:hAnsi="Cambria Math"/>
                  <w:i/>
                  <w:lang w:val="x-none"/>
                </w:rPr>
              </w:ins>
            </m:ctrlPr>
          </m:sSubSupPr>
          <m:e>
            <m:r>
              <w:ins w:id="964" w:author="SU FONG" w:date="2020-09-17T09:36:00Z">
                <w:rPr>
                  <w:rFonts w:ascii="Cambria Math"/>
                </w:rPr>
                <m:t>O</m:t>
              </w:ins>
            </m:r>
            <m:ctrlPr>
              <w:ins w:id="965" w:author="SU FONG" w:date="2020-09-17T09:38:00Z">
                <w:rPr>
                  <w:rFonts w:ascii="Cambria Math"/>
                  <w:i/>
                </w:rPr>
              </w:ins>
            </m:ctrlPr>
          </m:e>
          <m:sub>
            <m:r>
              <w:ins w:id="966" w:author="SU FONG" w:date="2020-09-17T09:38:00Z">
                <w:rPr>
                  <w:rFonts w:ascii="Cambria Math"/>
                </w:rPr>
                <m:t>4</m:t>
              </w:ins>
            </m:r>
            <m:ctrlPr>
              <w:ins w:id="967" w:author="SU FONG" w:date="2020-09-17T09:38:00Z">
                <w:rPr>
                  <w:rFonts w:ascii="Cambria Math"/>
                  <w:i/>
                </w:rPr>
              </w:ins>
            </m:ctrlPr>
          </m:sub>
          <m:sup>
            <m:r>
              <w:ins w:id="968" w:author="SU FONG" w:date="2020-09-17T09:38:00Z">
                <w:rPr>
                  <w:rFonts w:ascii="Cambria Math" w:hAnsi="Cambria Math"/>
                  <w:lang w:val="x-none"/>
                </w:rPr>
                <m:t>'</m:t>
              </w:ins>
            </m:r>
          </m:sup>
        </m:sSubSup>
      </m:oMath>
      <w:ins w:id="969" w:author="SU FONG" w:date="2020-09-17T09:36:00Z">
        <w:r>
          <w:t xml:space="preserve"> </w:t>
        </w:r>
        <w:r>
          <w:rPr>
            <w:lang w:val="x-none"/>
          </w:rPr>
          <w:t>的距離為</w:t>
        </w:r>
      </w:ins>
      <m:oMath>
        <m:sSub>
          <m:sSubPr>
            <m:ctrlPr>
              <w:ins w:id="970" w:author="SU FONG" w:date="2020-09-17T09:3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71" w:author="SU FONG" w:date="2020-09-17T09:36:00Z">
                <w:rPr>
                  <w:rFonts w:ascii="Cambria Math" w:hAnsi="Cambria Math"/>
                </w:rPr>
                <m:t>x</m:t>
              </w:ins>
            </m:r>
          </m:e>
          <m:sub>
            <m:r>
              <w:ins w:id="972" w:author="SU FONG" w:date="2020-09-17T09:38:00Z">
                <w:rPr>
                  <w:rFonts w:ascii="Cambria Math" w:hAnsi="Cambria Math"/>
                </w:rPr>
                <m:t>4</m:t>
              </w:ins>
            </m:r>
          </m:sub>
        </m:sSub>
      </m:oMath>
      <w:ins w:id="973" w:author="SU FONG" w:date="2020-09-17T09:56:00Z">
        <w:r w:rsidR="00392DD8">
          <w:rPr>
            <w:lang w:val="x-none"/>
          </w:rPr>
          <w:t>和</w:t>
        </w:r>
      </w:ins>
      <m:oMath>
        <m:sSub>
          <m:sSubPr>
            <m:ctrlPr>
              <w:ins w:id="974" w:author="SU FONG" w:date="2020-09-17T09:56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75" w:author="SU FONG" w:date="2020-09-17T09:56:00Z">
                <w:rPr>
                  <w:rFonts w:ascii="Cambria Math" w:hAnsi="Cambria Math"/>
                </w:rPr>
                <m:t>y</m:t>
              </w:ins>
            </m:r>
          </m:e>
          <m:sub>
            <m:r>
              <w:ins w:id="976" w:author="SU FONG" w:date="2020-09-17T09:56:00Z">
                <w:rPr>
                  <w:rFonts w:ascii="Cambria Math" w:hAnsi="Cambria Math"/>
                </w:rPr>
                <m:t>4</m:t>
              </w:ins>
            </m:r>
          </m:sub>
        </m:sSub>
      </m:oMath>
    </w:p>
    <w:p w14:paraId="4E3D9154" w14:textId="2286A4CD" w:rsidR="00392DD8" w:rsidRDefault="00392DD8" w:rsidP="00392DD8">
      <w:pPr>
        <w:ind w:left="227"/>
        <w:rPr>
          <w:ins w:id="977" w:author="SU FONG" w:date="2020-09-17T10:04:00Z"/>
          <w:lang w:val="x-none"/>
        </w:rPr>
      </w:pPr>
      <w:ins w:id="978" w:author="SU FONG" w:date="2020-09-17T10:01:00Z">
        <w:r>
          <w:rPr>
            <w:lang w:val="x-none"/>
          </w:rPr>
          <w:t>上述座標皆有正負</w:t>
        </w:r>
      </w:ins>
      <w:ins w:id="979" w:author="SU FONG" w:date="2020-09-17T10:02:00Z">
        <w:r>
          <w:rPr>
            <w:lang w:val="x-none"/>
          </w:rPr>
          <w:t>（參考右圖</w:t>
        </w:r>
      </w:ins>
      <w:ins w:id="980" w:author="SU FONG" w:date="2020-09-17T10:03:00Z">
        <w:r>
          <w:rPr>
            <w:lang w:val="x-none"/>
          </w:rPr>
          <w:t>）</w:t>
        </w:r>
      </w:ins>
    </w:p>
    <w:p w14:paraId="226CFFCD" w14:textId="158E5DB4" w:rsidR="00392DD8" w:rsidRDefault="00392DD8" w:rsidP="00392DD8">
      <w:pPr>
        <w:pStyle w:val="Heading3"/>
        <w:rPr>
          <w:ins w:id="981" w:author="SU FONG" w:date="2020-09-17T10:04:00Z"/>
          <w:lang w:val="x-none"/>
        </w:rPr>
      </w:pPr>
      <w:ins w:id="982" w:author="SU FONG" w:date="2020-09-17T10:04:00Z">
        <w:r>
          <w:rPr>
            <w:lang w:val="x-none"/>
          </w:rPr>
          <w:t>解質心座標</w:t>
        </w:r>
      </w:ins>
    </w:p>
    <w:p w14:paraId="11AD77F8" w14:textId="3B98E195" w:rsidR="00392DD8" w:rsidRDefault="00392DD8" w:rsidP="00392DD8">
      <w:pPr>
        <w:rPr>
          <w:ins w:id="983" w:author="SU FONG" w:date="2020-09-17T10:04:00Z"/>
          <w:lang w:val="x-none" w:eastAsia="zh-CN"/>
        </w:rPr>
      </w:pPr>
      <w:ins w:id="984" w:author="SU FONG" w:date="2020-09-17T10:04:00Z">
        <w:r>
          <w:rPr>
            <w:lang w:val="x-none" w:eastAsia="zh-CN"/>
          </w:rPr>
          <w:t>待辦</w:t>
        </w:r>
      </w:ins>
    </w:p>
    <w:p w14:paraId="7312E4E5" w14:textId="4042F97F" w:rsidR="00392DD8" w:rsidRDefault="000E2C3E" w:rsidP="00392DD8">
      <w:pPr>
        <w:pStyle w:val="Heading3"/>
        <w:rPr>
          <w:ins w:id="985" w:author="SU FONG" w:date="2020-09-17T10:05:00Z"/>
          <w:lang w:val="x-none"/>
        </w:rPr>
      </w:pPr>
      <w:ins w:id="986" w:author="SU FONG" w:date="2020-09-17T10:04:00Z">
        <w:r>
          <w:rPr>
            <w:lang w:val="x-none"/>
          </w:rPr>
          <w:t>解不同角</w:t>
        </w:r>
      </w:ins>
      <w:ins w:id="987" w:author="SU FONG" w:date="2020-09-17T10:05:00Z">
        <w:r>
          <w:rPr>
            <w:lang w:val="x-none"/>
          </w:rPr>
          <w:t>度下距離</w:t>
        </w:r>
      </w:ins>
    </w:p>
    <w:p w14:paraId="646A5BFE" w14:textId="4C530388" w:rsidR="000E2C3E" w:rsidRDefault="000E2C3E" w:rsidP="000E2C3E">
      <w:pPr>
        <w:rPr>
          <w:ins w:id="988" w:author="SU FONG" w:date="2020-09-17T10:05:00Z"/>
          <w:lang w:val="x-none" w:eastAsia="zh-CN"/>
        </w:rPr>
      </w:pPr>
      <w:ins w:id="989" w:author="SU FONG" w:date="2020-09-17T10:05:00Z">
        <w:r>
          <w:rPr>
            <w:lang w:val="x-none" w:eastAsia="zh-CN"/>
          </w:rPr>
          <w:t>待辦</w:t>
        </w:r>
      </w:ins>
    </w:p>
    <w:p w14:paraId="27BB619B" w14:textId="5A9C520C" w:rsidR="00D62751" w:rsidRDefault="00D62751" w:rsidP="000E2C3E">
      <w:pPr>
        <w:rPr>
          <w:ins w:id="990" w:author="SU FONG" w:date="2020-09-17T10:05:00Z"/>
          <w:lang w:val="x-none" w:eastAsia="zh-CN"/>
        </w:rPr>
      </w:pPr>
    </w:p>
    <w:p w14:paraId="63263884" w14:textId="7F4C2692" w:rsidR="00D62751" w:rsidRDefault="008942B6" w:rsidP="000E2C3E">
      <w:pPr>
        <w:pStyle w:val="Heading2"/>
        <w:rPr>
          <w:ins w:id="991" w:author="SU FONG" w:date="2020-09-17T10:07:00Z"/>
          <w:lang w:val="x-none" w:eastAsia="zh-CN"/>
        </w:rPr>
      </w:pPr>
      <w:ins w:id="992" w:author="SU FONG" w:date="2020-09-17T10:19:00Z">
        <w:r>
          <w:rPr>
            <w:lang w:val="x-none" w:eastAsia="zh-CN"/>
          </w:rPr>
          <w:t>任意質心下</w:t>
        </w:r>
      </w:ins>
      <w:ins w:id="993" w:author="SU FONG" w:date="2020-09-17T10:20:00Z">
        <w:r>
          <w:rPr>
            <w:lang w:val="x-none" w:eastAsia="zh-CN"/>
          </w:rPr>
          <w:t>總力矩式下正確性</w:t>
        </w:r>
      </w:ins>
    </w:p>
    <w:p w14:paraId="675EDDE9" w14:textId="620916E9" w:rsidR="00140A7C" w:rsidRDefault="00140A7C" w:rsidP="00140A7C">
      <w:pPr>
        <w:ind w:left="227"/>
        <w:rPr>
          <w:ins w:id="994" w:author="SU FONG" w:date="2020-09-17T10:20:00Z"/>
          <w:lang w:val="x-none"/>
        </w:rPr>
      </w:pPr>
      <w:ins w:id="995" w:author="SU FONG" w:date="2020-09-17T10:07:00Z">
        <w:r>
          <w:rPr>
            <w:lang w:val="x-none"/>
          </w:rPr>
          <w:t>由觀察</w:t>
        </w:r>
      </w:ins>
      <w:ins w:id="996" w:author="SU FONG" w:date="2020-09-17T10:08:00Z">
        <w:r>
          <w:t>(37)</w:t>
        </w:r>
      </w:ins>
      <w:ins w:id="997" w:author="SU FONG" w:date="2020-09-17T10:11:00Z">
        <w:r>
          <w:rPr>
            <w:lang w:val="x-none"/>
          </w:rPr>
          <w:t>，</w:t>
        </w:r>
      </w:ins>
      <w:ins w:id="998" w:author="SU FONG" w:date="2020-09-17T10:08:00Z">
        <w:r>
          <w:t>(38)</w:t>
        </w:r>
      </w:ins>
      <w:ins w:id="999" w:author="SU FONG" w:date="2020-09-17T10:11:00Z">
        <w:r>
          <w:rPr>
            <w:lang w:val="x-none"/>
          </w:rPr>
          <w:t>及</w:t>
        </w:r>
        <w:r>
          <w:t>(39)</w:t>
        </w:r>
      </w:ins>
      <w:ins w:id="1000" w:author="SU FONG" w:date="2020-09-17T10:08:00Z">
        <w:r>
          <w:rPr>
            <w:lang w:val="x-none"/>
          </w:rPr>
          <w:t>式推導過程可留意到，其中消</w:t>
        </w:r>
      </w:ins>
      <w:ins w:id="1001" w:author="SU FONG" w:date="2020-09-17T10:10:00Z">
        <w:r>
          <w:rPr>
            <w:lang w:val="x-none"/>
          </w:rPr>
          <w:t>上</w:t>
        </w:r>
      </w:ins>
      <w:ins w:id="1002" w:author="SU FONG" w:date="2020-09-17T10:09:00Z">
        <w:r>
          <w:rPr>
            <w:lang w:val="x-none"/>
          </w:rPr>
          <w:t>各桿件</w:t>
        </w:r>
      </w:ins>
      <w:ins w:id="1003" w:author="SU FONG" w:date="2020-09-17T10:14:00Z">
        <w:r>
          <w:rPr>
            <w:lang w:val="x-none"/>
          </w:rPr>
          <w:t>未知</w:t>
        </w:r>
      </w:ins>
      <w:ins w:id="1004" w:author="SU FONG" w:date="2020-09-17T10:10:00Z">
        <w:r>
          <w:rPr>
            <w:lang w:val="x-none"/>
          </w:rPr>
          <w:t>相互作用力作用點的部驟</w:t>
        </w:r>
      </w:ins>
      <w:ins w:id="1005" w:author="SU FONG" w:date="2020-09-17T10:11:00Z">
        <w:r>
          <w:rPr>
            <w:lang w:val="x-none"/>
          </w:rPr>
          <w:t>皆可化</w:t>
        </w:r>
        <w:r>
          <w:rPr>
            <w:rFonts w:hint="eastAsia"/>
            <w:lang w:val="x-none"/>
          </w:rPr>
          <w:t>解</w:t>
        </w:r>
        <w:r>
          <w:rPr>
            <w:lang w:val="x-none"/>
          </w:rPr>
          <w:t>至和質心</w:t>
        </w:r>
      </w:ins>
      <w:ins w:id="1006" w:author="SU FONG" w:date="2020-09-17T10:14:00Z">
        <w:r>
          <w:rPr>
            <w:lang w:val="x-none"/>
          </w:rPr>
          <w:t>座標</w:t>
        </w:r>
      </w:ins>
      <w:ins w:id="1007" w:author="SU FONG" w:date="2020-09-17T10:13:00Z">
        <w:r>
          <w:rPr>
            <w:lang w:val="x-none"/>
          </w:rPr>
          <w:t>無關的式子，故在換成任意質點</w:t>
        </w:r>
      </w:ins>
      <w:ins w:id="1008" w:author="SU FONG" w:date="2020-09-17T10:14:00Z">
        <w:r>
          <w:rPr>
            <w:lang w:val="x-none"/>
          </w:rPr>
          <w:t>的情況後上述式子仍然成立。</w:t>
        </w:r>
      </w:ins>
      <w:ins w:id="1009" w:author="SU FONG" w:date="2020-09-17T10:20:00Z">
        <w:r w:rsidR="008942B6">
          <w:rPr>
            <w:lang w:val="x-none"/>
          </w:rPr>
          <w:t>即</w:t>
        </w:r>
        <w:r w:rsidR="008942B6">
          <w:rPr>
            <w:rFonts w:hint="eastAsia"/>
            <w:lang w:val="x-none"/>
          </w:rPr>
          <w:t>：</w:t>
        </w:r>
      </w:ins>
    </w:p>
    <w:p w14:paraId="2B10977A" w14:textId="311402CA" w:rsidR="008942B6" w:rsidRPr="008942B6" w:rsidRDefault="008942B6" w:rsidP="008942B6">
      <w:pPr>
        <w:rPr>
          <w:ins w:id="1010" w:author="SU FONG" w:date="2020-09-17T10:21:00Z"/>
          <w:sz w:val="20"/>
          <w:szCs w:val="20"/>
          <w:lang w:eastAsia="zh-CN"/>
          <w:rPrChange w:id="1011" w:author="SU FONG" w:date="2020-09-17T10:21:00Z">
            <w:rPr>
              <w:ins w:id="1012" w:author="SU FONG" w:date="2020-09-17T10:21:00Z"/>
              <w:sz w:val="20"/>
              <w:szCs w:val="20"/>
              <w:lang w:eastAsia="zh-CN"/>
            </w:rPr>
          </w:rPrChange>
        </w:rPr>
      </w:pPr>
      <w:ins w:id="1013" w:author="SU FONG" w:date="2020-09-17T10:20:00Z">
        <w:r>
          <w:rPr>
            <w:lang w:val="x-none"/>
          </w:rPr>
          <w:t xml:space="preserve"> </w:t>
        </w:r>
      </w:ins>
      <m:oMath>
        <m:r>
          <w:ins w:id="1014" w:author="SU FONG" w:date="2020-09-17T10:20:00Z">
            <w:rPr>
              <w:rFonts w:ascii="Cambria Math" w:hAnsi="Cambria Math"/>
            </w:rPr>
            <w:br/>
          </w:ins>
        </m:r>
      </m:oMath>
      <m:oMathPara>
        <m:oMath>
          <m:sSub>
            <m:sSubPr>
              <m:ctrlPr>
                <w:ins w:id="1015" w:author="SU FONG" w:date="2020-09-17T10:20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016" w:author="SU FONG" w:date="2020-09-17T10:20:00Z">
                  <w:rPr>
                    <w:rFonts w:ascii="Cambria Math"/>
                  </w:rPr>
                  <m:t>f</m:t>
                </w:ins>
              </m:r>
            </m:e>
            <m:sub>
              <m:r>
                <w:ins w:id="1017" w:author="SU FONG" w:date="2020-09-17T10:20:00Z">
                  <w:rPr>
                    <w:rFonts w:ascii="Cambria Math"/>
                  </w:rPr>
                  <m:t>1</m:t>
                </w:ins>
              </m:r>
            </m:sub>
          </m:sSub>
          <m:r>
            <w:ins w:id="1018" w:author="SU FONG" w:date="2020-09-17T10:20:00Z">
              <w:rPr>
                <w:rFonts w:ascii="Cambria Math" w:eastAsia="MS Gothic" w:hAnsi="Cambria Math" w:cs="MS Gothic" w:hint="eastAsia"/>
              </w:rPr>
              <m:t>⋅</m:t>
            </w:ins>
          </m:r>
          <m:d>
            <m:dPr>
              <m:ctrlPr>
                <w:ins w:id="1019" w:author="SU FONG" w:date="2020-09-17T10:20:00Z">
                  <w:rPr>
                    <w:rFonts w:ascii="Cambria Math" w:eastAsia="SimSun" w:hAnsi="Cambria Math" w:cs="MS Gothic"/>
                    <w:iCs/>
                  </w:rPr>
                </w:ins>
              </m:ctrlPr>
            </m:dPr>
            <m:e>
              <m:bar>
                <m:barPr>
                  <m:pos m:val="top"/>
                  <m:ctrlPr>
                    <w:ins w:id="1020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barPr>
                <m:e>
                  <m:sSub>
                    <m:sSubPr>
                      <m:ctrlPr>
                        <w:ins w:id="1021" w:author="SU FONG" w:date="2020-09-17T10:20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1022" w:author="SU FONG" w:date="2020-09-17T10:20:00Z">
                          <w:rPr>
                            <w:rFonts w:ascii="Cambria Math"/>
                          </w:rPr>
                          <m:t>O</m:t>
                        </w:ins>
                      </m:r>
                    </m:e>
                    <m:sub>
                      <m:r>
                        <w:ins w:id="1023" w:author="SU FONG" w:date="2020-09-17T10:20:00Z">
                          <w:rPr>
                            <w:rFonts w:ascii="Cambria Math"/>
                          </w:rPr>
                          <m:t>1</m:t>
                        </w:ins>
                      </m:r>
                    </m:sub>
                  </m:sSub>
                  <m:sSub>
                    <m:sSubPr>
                      <m:ctrlPr>
                        <w:ins w:id="1024" w:author="SU FONG" w:date="2020-09-17T10:20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1025" w:author="SU FONG" w:date="2020-09-17T10:20:00Z">
                          <w:rPr>
                            <w:rFonts w:ascii="Cambria Math"/>
                          </w:rPr>
                          <m:t>F</m:t>
                        </w:ins>
                      </m:r>
                    </m:e>
                    <m:sub>
                      <m:r>
                        <w:ins w:id="1026" w:author="SU FONG" w:date="2020-09-17T10:20:00Z">
                          <w:rPr>
                            <w:rFonts w:ascii="Cambria Math"/>
                          </w:rPr>
                          <m:t>1</m:t>
                        </w:ins>
                      </m:r>
                    </m:sub>
                  </m:sSub>
                </m:e>
              </m:bar>
              <m:r>
                <w:ins w:id="1027" w:author="SU FONG" w:date="2020-09-17T10:20:00Z">
                  <w:rPr>
                    <w:rFonts w:ascii="Cambria Math" w:hAnsi="Cambria Math"/>
                  </w:rPr>
                  <m:t>-</m:t>
                </w:ins>
              </m:r>
              <m:bar>
                <m:barPr>
                  <m:pos m:val="top"/>
                  <m:ctrlPr>
                    <w:ins w:id="1028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barPr>
                <m:e>
                  <m:sSub>
                    <m:sSubPr>
                      <m:ctrlPr>
                        <w:ins w:id="1029" w:author="SU FONG" w:date="2020-09-17T10:20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1030" w:author="SU FONG" w:date="2020-09-17T10:20:00Z">
                          <w:rPr>
                            <w:rFonts w:ascii="Cambria Math"/>
                          </w:rPr>
                          <m:t>O</m:t>
                        </w:ins>
                      </m:r>
                    </m:e>
                    <m:sub>
                      <m:r>
                        <w:ins w:id="1031" w:author="SU FONG" w:date="2020-09-17T10:20:00Z">
                          <w:rPr>
                            <w:rFonts w:ascii="Cambria Math"/>
                          </w:rPr>
                          <m:t>2</m:t>
                        </w:ins>
                      </m:r>
                    </m:sub>
                  </m:sSub>
                  <m:sSub>
                    <m:sSubPr>
                      <m:ctrlPr>
                        <w:ins w:id="1032" w:author="SU FONG" w:date="2020-09-17T10:20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m:r>
                        <w:ins w:id="1033" w:author="SU FONG" w:date="2020-09-17T10:20:00Z">
                          <w:rPr>
                            <w:rFonts w:ascii="Cambria Math"/>
                          </w:rPr>
                          <m:t>F</m:t>
                        </w:ins>
                      </m:r>
                    </m:e>
                    <m:sub>
                      <m:r>
                        <w:ins w:id="1034" w:author="SU FONG" w:date="2020-09-17T10:20:00Z">
                          <w:rPr>
                            <w:rFonts w:ascii="Cambria Math"/>
                          </w:rPr>
                          <m:t>2</m:t>
                        </w:ins>
                      </m:r>
                    </m:sub>
                  </m:sSub>
                </m:e>
              </m:bar>
              <m:ctrlPr>
                <w:ins w:id="1035" w:author="SU FONG" w:date="2020-09-17T10:20:00Z">
                  <w:rPr>
                    <w:rFonts w:ascii="Cambria Math" w:hAnsi="Cambria Math"/>
                    <w:i/>
                  </w:rPr>
                </w:ins>
              </m:ctrlPr>
            </m:e>
          </m:d>
          <m:r>
            <w:ins w:id="1036" w:author="SU FONG" w:date="2020-09-17T10:20:00Z">
              <w:rPr>
                <w:rFonts w:ascii="Cambria Math" w:hAnsi="Cambria Math"/>
              </w:rPr>
              <m:t>-</m:t>
            </w:ins>
          </m:r>
          <m:sSub>
            <m:sSubPr>
              <m:ctrlPr>
                <w:ins w:id="1037" w:author="SU FONG" w:date="2020-09-17T10:20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038" w:author="SU FONG" w:date="2020-09-17T10:20:00Z">
                  <w:rPr>
                    <w:rFonts w:ascii="Cambria Math"/>
                  </w:rPr>
                  <m:t>G</m:t>
                </w:ins>
              </m:r>
            </m:e>
            <m:sub>
              <m:sSub>
                <m:sSubPr>
                  <m:ctrlPr>
                    <w:ins w:id="1039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040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41" w:author="SU FONG" w:date="2020-09-17T10:20:00Z">
                      <w:rPr>
                        <w:rFonts w:ascii="Cambria Math"/>
                      </w:rPr>
                      <m:t>2</m:t>
                    </w:ins>
                  </m:r>
                </m:sub>
              </m:sSub>
              <m:sSubSup>
                <m:sSubSupPr>
                  <m:ctrlPr>
                    <w:ins w:id="1042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043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44" w:author="SU FONG" w:date="2020-09-17T10:20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1045" w:author="SU FONG" w:date="2020-09-17T10:2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1046" w:author="SU FONG" w:date="2020-09-17T10:20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1047" w:author="SU FONG" w:date="2020-09-17T10:20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1048" w:author="SU FONG" w:date="2020-09-17T10:20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1049" w:author="SU FONG" w:date="2020-09-17T10:20:00Z">
                  <w:rPr>
                    <w:rFonts w:ascii="Cambria Math" w:eastAsia="MS Gothic" w:hAnsi="Cambria Math" w:cs="MS Gothic"/>
                  </w:rPr>
                  <m:t>2</m:t>
                </w:ins>
              </m:r>
            </m:sub>
          </m:sSub>
          <m:r>
            <w:ins w:id="1050" w:author="SU FONG" w:date="2020-09-17T10:20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1051" w:author="SU FONG" w:date="2020-09-17T10:20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052" w:author="SU FONG" w:date="2020-09-17T10:20:00Z">
                  <w:rPr>
                    <w:rFonts w:ascii="Cambria Math"/>
                  </w:rPr>
                  <m:t>G</m:t>
                </w:ins>
              </m:r>
            </m:e>
            <m:sub>
              <m:sSub>
                <m:sSubPr>
                  <m:ctrlPr>
                    <w:ins w:id="1053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054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55" w:author="SU FONG" w:date="2020-09-17T10:20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1056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057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58" w:author="SU FONG" w:date="2020-09-17T10:20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1059" w:author="SU FONG" w:date="2020-09-17T10:2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1060" w:author="SU FONG" w:date="2020-09-17T10:20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1061" w:author="SU FONG" w:date="2020-09-17T10:20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1062" w:author="SU FONG" w:date="2020-09-17T10:20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1063" w:author="SU FONG" w:date="2020-09-17T10:20:00Z">
                  <w:rPr>
                    <w:rFonts w:ascii="Cambria Math" w:eastAsia="MS Gothic" w:hAnsi="Cambria Math" w:cs="MS Gothic"/>
                  </w:rPr>
                  <m:t>1</m:t>
                </w:ins>
              </m:r>
            </m:sub>
          </m:sSub>
          <m:r>
            <w:ins w:id="1064" w:author="SU FONG" w:date="2020-09-17T10:20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1065" w:author="SU FONG" w:date="2020-09-17T10:20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066" w:author="SU FONG" w:date="2020-09-17T10:20:00Z">
                  <w:rPr>
                    <w:rFonts w:ascii="Cambria Math"/>
                  </w:rPr>
                  <m:t>G</m:t>
                </w:ins>
              </m:r>
            </m:e>
            <m:sub>
              <m:sSubSup>
                <m:sSubSupPr>
                  <m:ctrlPr>
                    <w:ins w:id="1067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068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69" w:author="SU FONG" w:date="2020-09-17T10:20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1070" w:author="SU FONG" w:date="2020-09-17T10:2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071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072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73" w:author="SU FONG" w:date="2020-09-17T10:20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1074" w:author="SU FONG" w:date="2020-09-17T10:2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1075" w:author="SU FONG" w:date="2020-09-17T10:20:00Z">
              <w:rPr>
                <w:rFonts w:ascii="Cambria Math" w:eastAsia="MS Gothic" w:hAnsi="Cambria Math" w:cs="MS Gothic" w:hint="eastAsia"/>
              </w:rPr>
              <m:t>⋅</m:t>
            </w:ins>
          </m:r>
          <m:bar>
            <m:barPr>
              <m:pos m:val="top"/>
              <m:ctrlPr>
                <w:ins w:id="1076" w:author="SU FONG" w:date="2020-09-17T10:20:00Z">
                  <w:rPr>
                    <w:rFonts w:ascii="Cambria Math" w:hAnsi="Cambria Math"/>
                    <w:i/>
                  </w:rPr>
                </w:ins>
              </m:ctrlPr>
            </m:barPr>
            <m:e>
              <m:sSub>
                <m:sSubPr>
                  <m:ctrlPr>
                    <w:ins w:id="1077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078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79" w:author="SU FONG" w:date="2020-09-17T10:20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1080" w:author="SU FONG" w:date="2020-09-17T10:2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081" w:author="SU FONG" w:date="2020-09-17T10:2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082" w:author="SU FONG" w:date="2020-09-17T10:20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1083" w:author="SU FONG" w:date="2020-09-17T10:2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e>
          </m:bar>
          <m:r>
            <w:ins w:id="1084" w:author="SU FONG" w:date="2020-09-17T10:20:00Z">
              <w:rPr>
                <w:rFonts w:ascii="Cambria Math" w:eastAsia="MS Gothic" w:hAnsi="Cambria Math" w:cs="MS Gothic" w:hint="eastAsia"/>
              </w:rPr>
              <m:t>⋅</m:t>
            </w:ins>
          </m:r>
          <m:func>
            <m:funcPr>
              <m:ctrlPr>
                <w:ins w:id="1085" w:author="SU FONG" w:date="2020-09-17T10:20:00Z">
                  <w:rPr>
                    <w:rFonts w:ascii="Cambria Math" w:hAnsi="Cambria Math"/>
                    <w:i/>
                  </w:rPr>
                </w:ins>
              </m:ctrlPr>
            </m:funcPr>
            <m:fName>
              <m:r>
                <w:ins w:id="1086" w:author="SU FONG" w:date="2020-09-17T10:20:00Z">
                  <w:rPr>
                    <w:rFonts w:ascii="Cambria Math"/>
                  </w:rPr>
                  <m:t>cos</m:t>
                </w:ins>
              </m:r>
            </m:fName>
            <m:e>
              <m:r>
                <w:ins w:id="1087" w:author="SU FONG" w:date="2020-09-17T10:20:00Z">
                  <w:rPr>
                    <w:rFonts w:ascii="Cambria Math"/>
                  </w:rPr>
                  <m:t>θ</m:t>
                </w:ins>
              </m:r>
            </m:e>
          </m:func>
          <m:r>
            <w:ins w:id="1088" w:author="SU FONG" w:date="2020-09-17T10:20:00Z">
              <w:rPr>
                <w:rFonts w:ascii="Cambria Math" w:hAnsi="Cambria Math"/>
              </w:rPr>
              <m:t>+</m:t>
            </w:ins>
          </m:r>
          <m:sSub>
            <m:sSubPr>
              <m:ctrlPr>
                <w:ins w:id="1089" w:author="SU FONG" w:date="2020-09-17T10:2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090" w:author="SU FONG" w:date="2020-09-17T10:20:00Z">
                  <w:rPr>
                    <w:rFonts w:ascii="Cambria Math"/>
                    <w:sz w:val="20"/>
                    <w:szCs w:val="20"/>
                  </w:rPr>
                  <m:t>f</m:t>
                </w:ins>
              </m:r>
            </m:e>
            <m:sub>
              <m:r>
                <w:ins w:id="1091" w:author="SU FONG" w:date="2020-09-17T10:20:00Z">
                  <w:rPr>
                    <w:rFonts w:ascii="Cambria Math"/>
                    <w:sz w:val="20"/>
                    <w:szCs w:val="20"/>
                  </w:rPr>
                  <m:t>2</m:t>
                </w:ins>
              </m:r>
            </m:sub>
          </m:sSub>
          <m:r>
            <w:ins w:id="1092" w:author="SU FONG" w:date="2020-09-17T10:2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d>
            <m:dPr>
              <m:ctrlPr>
                <w:ins w:id="1093" w:author="SU FONG" w:date="2020-09-17T10:20:00Z">
                  <w:rPr>
                    <w:rFonts w:ascii="Cambria Math" w:eastAsia="MS Gothic" w:hAnsi="MS Gothic" w:cs="MS Gothic"/>
                    <w:i/>
                    <w:sz w:val="20"/>
                    <w:szCs w:val="20"/>
                  </w:rPr>
                </w:ins>
              </m:ctrlPr>
            </m:dPr>
            <m:e>
              <m:bar>
                <m:barPr>
                  <m:pos m:val="top"/>
                  <m:ctrlPr>
                    <w:ins w:id="1094" w:author="SU FONG" w:date="2020-09-17T10:2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barPr>
                <m:e>
                  <m:sSubSup>
                    <m:sSubSupPr>
                      <m:ctrlPr>
                        <w:ins w:id="1095" w:author="SU FONG" w:date="2020-09-17T10:20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096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097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3</m:t>
                        </w:ins>
                      </m:r>
                    </m:sub>
                    <m:sup>
                      <m:r>
                        <w:ins w:id="1098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1099" w:author="SU FONG" w:date="2020-09-17T10:20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00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F</m:t>
                        </w:ins>
                      </m:r>
                    </m:e>
                    <m:sub>
                      <m:r>
                        <w:ins w:id="1101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3</m:t>
                        </w:ins>
                      </m:r>
                    </m:sub>
                    <m:sup>
                      <m:r>
                        <w:ins w:id="1102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e>
              </m:bar>
              <m:r>
                <w:ins w:id="1103" w:author="SU FONG" w:date="2020-09-17T10:20:00Z">
                  <w:rPr>
                    <w:rFonts w:ascii="Cambria Math"/>
                    <w:color w:val="FF0000"/>
                    <w:sz w:val="20"/>
                    <w:szCs w:val="20"/>
                  </w:rPr>
                  <m:t>-</m:t>
                </w:ins>
              </m:r>
              <m:bar>
                <m:barPr>
                  <m:pos m:val="top"/>
                  <m:ctrlPr>
                    <w:ins w:id="1104" w:author="SU FONG" w:date="2020-09-17T10:2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barPr>
                <m:e>
                  <m:sSubSup>
                    <m:sSubSupPr>
                      <m:ctrlPr>
                        <w:ins w:id="1105" w:author="SU FONG" w:date="2020-09-17T10:20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06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07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>
                      <m:r>
                        <w:ins w:id="1108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1109" w:author="SU FONG" w:date="2020-09-17T10:20:00Z"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10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F</m:t>
                        </w:ins>
                      </m:r>
                    </m:e>
                    <m:sub>
                      <m:r>
                        <w:ins w:id="1111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>
                      <m:r>
                        <w:ins w:id="1112" w:author="SU FONG" w:date="2020-09-17T10:20:00Z">
                          <w:rPr>
                            <w:rFonts w:ascii="Cambria Math"/>
                            <w:color w:val="FF0000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e>
              </m:bar>
              <m:ctrlPr>
                <w:ins w:id="1113" w:author="SU FONG" w:date="2020-09-17T10:20:00Z">
                  <w:rPr>
                    <w:rFonts w:ascii="Cambria Math" w:eastAsia="SimSun" w:hAnsi="Cambria Math"/>
                    <w:i/>
                    <w:sz w:val="20"/>
                    <w:szCs w:val="20"/>
                    <w:lang w:eastAsia="zh-CN"/>
                  </w:rPr>
                </w:ins>
              </m:ctrlPr>
            </m:e>
          </m:d>
          <m:r>
            <w:ins w:id="1114" w:author="SU FONG" w:date="2020-09-17T10:20:00Z">
              <w:rPr>
                <w:rFonts w:ascii="Cambria Math" w:eastAsia="SimSun" w:hAnsi="Cambria Math" w:hint="eastAsia"/>
                <w:color w:val="FF0000"/>
                <w:sz w:val="20"/>
                <w:szCs w:val="20"/>
                <w:lang w:eastAsia="zh-CN"/>
              </w:rPr>
              <m:t>+</m:t>
            </w:ins>
          </m:r>
          <m:sSub>
            <m:sSubPr>
              <m:ctrlPr>
                <w:ins w:id="1115" w:author="SU FONG" w:date="2020-09-17T10:2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116" w:author="SU FONG" w:date="2020-09-17T10:20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</m:e>
            <m:sub>
              <m:sSubSup>
                <m:sSubSupPr>
                  <m:ctrlPr>
                    <w:ins w:id="1117" w:author="SU FONG" w:date="2020-09-17T10:2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118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1119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1120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121" w:author="SU FONG" w:date="2020-09-17T10:2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122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1123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</m:sub>
          </m:sSub>
          <m:r>
            <w:ins w:id="1124" w:author="SU FONG" w:date="2020-09-17T10:2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1125" w:author="SU FONG" w:date="2020-09-17T10:20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126" w:author="SU FONG" w:date="2020-09-17T10:2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1127" w:author="SU FONG" w:date="2020-09-17T10:2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3</m:t>
                </w:ins>
              </m:r>
            </m:sub>
          </m:sSub>
          <m:r>
            <w:ins w:id="1128" w:author="SU FONG" w:date="2020-09-17T10:20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sSub>
            <m:sSubPr>
              <m:ctrlPr>
                <w:ins w:id="1129" w:author="SU FONG" w:date="2020-09-17T10:2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130" w:author="SU FONG" w:date="2020-09-17T10:20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</m:e>
            <m:sub>
              <m:sSubSup>
                <m:sSubSupPr>
                  <m:ctrlPr>
                    <w:ins w:id="1131" w:author="SU FONG" w:date="2020-09-17T10:2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132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1133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>
                  <m:r>
                    <w:ins w:id="1134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135" w:author="SU FONG" w:date="2020-09-17T10:2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136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1137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/>
              </m:sSubSup>
            </m:sub>
          </m:sSub>
          <m:r>
            <w:ins w:id="1138" w:author="SU FONG" w:date="2020-09-17T10:2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1139" w:author="SU FONG" w:date="2020-09-17T10:20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140" w:author="SU FONG" w:date="2020-09-17T10:2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1141" w:author="SU FONG" w:date="2020-09-17T10:2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4</m:t>
                </w:ins>
              </m:r>
            </m:sub>
          </m:sSub>
          <m:r>
            <w:ins w:id="1142" w:author="SU FONG" w:date="2020-09-17T10:20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r>
            <w:ins w:id="1143" w:author="SU FONG" w:date="2020-09-17T13:31:00Z">
              <w:rPr>
                <w:rFonts w:ascii="Cambria Math"/>
                <w:color w:val="FF0000"/>
                <w:sz w:val="20"/>
                <w:szCs w:val="20"/>
              </w:rPr>
              <m:t>4</m:t>
            </w:ins>
          </m:r>
          <m:d>
            <m:dPr>
              <m:ctrlPr>
                <w:ins w:id="1144" w:author="SU FONG" w:date="2020-09-17T10:2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dPr>
            <m:e>
              <m:sSub>
                <m:sSubPr>
                  <m:ctrlPr>
                    <w:ins w:id="1145" w:author="SU FONG" w:date="2020-09-17T10:2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146" w:author="SU FONG" w:date="2020-09-17T10:2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Sup>
                    <m:sSubSupPr>
                      <m:ctrlPr>
                        <w:ins w:id="1147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48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49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1150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1151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52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53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1154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1155" w:author="SU FONG" w:date="2020-09-17T10:20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1156" w:author="SU FONG" w:date="2020-09-17T10:2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157" w:author="SU FONG" w:date="2020-09-17T10:2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1158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1159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60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1161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62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63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1164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1165" w:author="SU FONG" w:date="2020-09-17T10:20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1166" w:author="SU FONG" w:date="2020-09-17T10:2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167" w:author="SU FONG" w:date="2020-09-17T10:2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1168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1169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70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</m:sSub>
                  <m:sSubSup>
                    <m:sSubSupPr>
                      <m:ctrlPr>
                        <w:ins w:id="1171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72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73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1174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1175" w:author="SU FONG" w:date="2020-09-17T10:20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1176" w:author="SU FONG" w:date="2020-09-17T10:2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177" w:author="SU FONG" w:date="2020-09-17T10:2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1178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1179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80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1181" w:author="SU FONG" w:date="2020-09-17T10:2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182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183" w:author="SU FONG" w:date="2020-09-17T10:2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/>
                  </m:sSubSup>
                </m:sub>
              </m:sSub>
            </m:e>
          </m:d>
          <m:r>
            <w:ins w:id="1184" w:author="SU FONG" w:date="2020-09-17T10:2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bar>
            <m:barPr>
              <m:pos m:val="top"/>
              <m:ctrlPr>
                <w:ins w:id="1185" w:author="SU FONG" w:date="2020-09-17T10:2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barPr>
            <m:e>
              <m:sSubSup>
                <m:sSubSupPr>
                  <m:ctrlPr>
                    <w:ins w:id="1186" w:author="SU FONG" w:date="2020-09-17T10:2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187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1188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1189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190" w:author="SU FONG" w:date="2020-09-17T10:2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191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</m:e>
                <m:sub>
                  <m:r>
                    <w:ins w:id="1192" w:author="SU FONG" w:date="2020-09-17T10:2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</m:e>
          </m:bar>
          <m:r>
            <w:ins w:id="1193" w:author="SU FONG" w:date="2020-09-17T10:2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func>
            <m:funcPr>
              <m:ctrlPr>
                <w:ins w:id="1194" w:author="SU FONG" w:date="2020-09-17T10:2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funcPr>
            <m:fName>
              <m:r>
                <w:ins w:id="1195" w:author="SU FONG" w:date="2020-09-17T10:20:00Z">
                  <w:rPr>
                    <w:rFonts w:ascii="Cambria Math"/>
                    <w:sz w:val="20"/>
                    <w:szCs w:val="20"/>
                  </w:rPr>
                  <m:t>cos</m:t>
                </w:ins>
              </m:r>
            </m:fName>
            <m:e>
              <m:r>
                <w:ins w:id="1196" w:author="SU FONG" w:date="2020-09-17T10:20:00Z">
                  <w:rPr>
                    <w:rFonts w:ascii="Cambria Math"/>
                    <w:sz w:val="20"/>
                    <w:szCs w:val="20"/>
                  </w:rPr>
                  <m:t>θ</m:t>
                </w:ins>
              </m:r>
            </m:e>
          </m:func>
          <m:r>
            <w:ins w:id="1197" w:author="SU FONG" w:date="2020-09-17T10:20:00Z">
              <w:rPr>
                <w:rFonts w:ascii="Cambria Math"/>
                <w:sz w:val="20"/>
                <w:szCs w:val="20"/>
              </w:rPr>
              <m:t>+</m:t>
            </w:ins>
          </m:r>
          <m:sSub>
            <m:sSubPr>
              <m:ctrlPr>
                <w:ins w:id="1198" w:author="SU FONG" w:date="2020-09-17T10:2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199" w:author="SU FONG" w:date="2020-09-17T10:20:00Z">
                  <w:rPr>
                    <w:rFonts w:ascii="Cambria Math"/>
                    <w:sz w:val="20"/>
                    <w:szCs w:val="20"/>
                  </w:rPr>
                  <m:t>M</m:t>
                </w:ins>
              </m:r>
            </m:e>
            <m:sub>
              <m:r>
                <w:ins w:id="1200" w:author="SU FONG" w:date="2020-09-17T10:20:00Z">
                  <w:rPr>
                    <w:rFonts w:ascii="Cambria Math"/>
                    <w:sz w:val="20"/>
                    <w:szCs w:val="20"/>
                  </w:rPr>
                  <m:t>d</m:t>
                </w:ins>
              </m:r>
            </m:sub>
          </m:sSub>
          <m:r>
            <w:ins w:id="1201" w:author="SU FONG" w:date="2020-09-17T10:20:00Z">
              <w:rPr>
                <w:rFonts w:ascii="Cambria Math" w:hAnsi="Cambria Math"/>
                <w:sz w:val="20"/>
                <w:szCs w:val="20"/>
              </w:rPr>
              <m:t>=0</m:t>
            </w:ins>
          </m:r>
          <m:r>
            <w:ins w:id="1202" w:author="SU FONG" w:date="2020-09-17T10:20:00Z">
              <w:rPr>
                <w:rFonts w:ascii="Cambria Math" w:hAnsi="Cambria Math"/>
                <w:sz w:val="20"/>
                <w:szCs w:val="20"/>
                <w:lang w:eastAsia="zh-CN"/>
              </w:rPr>
              <m:t>(39)</m:t>
            </w:ins>
          </m:r>
        </m:oMath>
      </m:oMathPara>
    </w:p>
    <w:p w14:paraId="3CA378AE" w14:textId="15DEC94D" w:rsidR="008942B6" w:rsidRDefault="008942B6" w:rsidP="008942B6">
      <w:pPr>
        <w:pStyle w:val="Heading2"/>
        <w:rPr>
          <w:ins w:id="1203" w:author="SU FONG" w:date="2020-09-17T10:22:00Z"/>
          <w:lang w:val="x-none"/>
        </w:rPr>
      </w:pPr>
      <w:ins w:id="1204" w:author="SU FONG" w:date="2020-09-17T10:22:00Z">
        <w:r>
          <w:rPr>
            <w:lang w:val="x-none"/>
          </w:rPr>
          <w:t>拉力普遍化</w:t>
        </w:r>
      </w:ins>
    </w:p>
    <w:p w14:paraId="72B0FBBB" w14:textId="52C74ABD" w:rsidR="008942B6" w:rsidRDefault="008942B6" w:rsidP="008942B6">
      <w:pPr>
        <w:ind w:left="227"/>
        <w:rPr>
          <w:ins w:id="1205" w:author="SU FONG" w:date="2020-09-17T10:28:00Z"/>
          <w:lang w:val="x-none"/>
        </w:rPr>
      </w:pPr>
      <w:ins w:id="1206" w:author="SU FONG" w:date="2020-09-17T10:22:00Z">
        <w:r>
          <w:rPr>
            <w:lang w:val="x-none"/>
          </w:rPr>
          <w:t>在現實中，往往會在</w:t>
        </w:r>
      </w:ins>
      <w:ins w:id="1207" w:author="SU FONG" w:date="2020-09-17T10:23:00Z">
        <w:r>
          <w:rPr>
            <w:lang w:val="x-none"/>
          </w:rPr>
          <w:t>機構上下兩部分各安裝多條彈性材料</w:t>
        </w:r>
      </w:ins>
      <w:ins w:id="1208" w:author="SU FONG" w:date="2020-09-17T10:24:00Z">
        <w:r>
          <w:rPr>
            <w:lang w:val="x-none"/>
          </w:rPr>
          <w:t>，為令</w:t>
        </w:r>
      </w:ins>
      <w:ins w:id="1209" w:author="SU FONG" w:date="2020-09-17T10:27:00Z">
        <w:r>
          <w:rPr>
            <w:lang w:val="x-none"/>
          </w:rPr>
          <w:t>在該</w:t>
        </w:r>
      </w:ins>
      <w:ins w:id="1210" w:author="SU FONG" w:date="2020-09-17T10:28:00Z">
        <w:r>
          <w:rPr>
            <w:lang w:val="x-none"/>
          </w:rPr>
          <w:t>情況下</w:t>
        </w:r>
      </w:ins>
      <w:ins w:id="1211" w:author="SU FONG" w:date="2020-09-17T10:24:00Z">
        <w:r>
          <w:rPr>
            <w:lang w:val="x-none"/>
          </w:rPr>
          <w:t>扭矩總式</w:t>
        </w:r>
      </w:ins>
      <w:ins w:id="1212" w:author="SU FONG" w:date="2020-09-17T10:27:00Z">
        <w:r>
          <w:t>(39)</w:t>
        </w:r>
        <w:r>
          <w:rPr>
            <w:lang w:val="x-none"/>
          </w:rPr>
          <w:t>仍成立，作出以下</w:t>
        </w:r>
      </w:ins>
      <w:ins w:id="1213" w:author="SU FONG" w:date="2020-09-17T10:28:00Z">
        <w:r>
          <w:rPr>
            <w:lang w:val="x-none"/>
          </w:rPr>
          <w:t>部驟</w:t>
        </w:r>
        <w:r>
          <w:rPr>
            <w:rFonts w:hint="eastAsia"/>
            <w:lang w:val="x-none"/>
          </w:rPr>
          <w:t>：</w:t>
        </w:r>
      </w:ins>
    </w:p>
    <w:p w14:paraId="428B2607" w14:textId="7B3B88A8" w:rsidR="008942B6" w:rsidRDefault="00CA7083" w:rsidP="008942B6">
      <w:pPr>
        <w:ind w:left="227"/>
        <w:rPr>
          <w:ins w:id="1214" w:author="SU FONG" w:date="2020-09-17T13:10:00Z"/>
          <w:lang w:val="x-none"/>
        </w:rPr>
      </w:pPr>
      <w:ins w:id="1215" w:author="SU FONG" w:date="2020-09-17T10:29:00Z">
        <w:r>
          <w:rPr>
            <w:lang w:val="x-none"/>
          </w:rPr>
          <w:t>由觀察</w:t>
        </w:r>
        <w:r>
          <w:t>(37)</w:t>
        </w:r>
        <w:r>
          <w:rPr>
            <w:lang w:val="x-none"/>
          </w:rPr>
          <w:t>，</w:t>
        </w:r>
        <w:r>
          <w:t>(38)</w:t>
        </w:r>
        <w:r>
          <w:rPr>
            <w:lang w:val="x-none"/>
          </w:rPr>
          <w:t>及</w:t>
        </w:r>
        <w:r>
          <w:t>(39)</w:t>
        </w:r>
        <w:r>
          <w:rPr>
            <w:lang w:val="x-none"/>
          </w:rPr>
          <w:t>式推導過程可留意到，拉力</w:t>
        </w:r>
        <w:r>
          <w:t>f</w:t>
        </w:r>
        <w:r>
          <w:rPr>
            <w:vertAlign w:val="subscript"/>
          </w:rPr>
          <w:t xml:space="preserve">1 </w:t>
        </w:r>
      </w:ins>
      <w:ins w:id="1216" w:author="SU FONG" w:date="2020-09-17T10:30:00Z">
        <w:r>
          <w:rPr>
            <w:lang w:val="x-none"/>
          </w:rPr>
          <w:t>和</w:t>
        </w:r>
        <w:r>
          <w:t>f</w:t>
        </w:r>
        <w:r>
          <w:rPr>
            <w:vertAlign w:val="subscript"/>
          </w:rPr>
          <w:t>2</w:t>
        </w:r>
        <w:r>
          <w:rPr>
            <w:lang w:val="x-none"/>
          </w:rPr>
          <w:t>並未參與</w:t>
        </w:r>
      </w:ins>
      <w:ins w:id="1217" w:author="SU FONG" w:date="2020-09-17T10:29:00Z">
        <w:r>
          <w:rPr>
            <w:lang w:val="x-none"/>
          </w:rPr>
          <w:t>其中消上各桿件未知相互作用力作用點的部驟</w:t>
        </w:r>
      </w:ins>
      <w:ins w:id="1218" w:author="SU FONG" w:date="2020-09-17T10:30:00Z">
        <w:r>
          <w:rPr>
            <w:lang w:val="x-none"/>
          </w:rPr>
          <w:t>，</w:t>
        </w:r>
      </w:ins>
      <w:ins w:id="1219" w:author="SU FONG" w:date="2020-09-17T10:31:00Z">
        <w:r>
          <w:rPr>
            <w:lang w:val="x-none"/>
          </w:rPr>
          <w:t>故即使將扭矩總式</w:t>
        </w:r>
        <w:r>
          <w:t>(39)</w:t>
        </w:r>
        <w:r>
          <w:rPr>
            <w:lang w:val="x-none"/>
          </w:rPr>
          <w:t>中兩拉力矩替換成於上下</w:t>
        </w:r>
      </w:ins>
      <w:ins w:id="1220" w:author="SU FONG" w:date="2020-09-17T10:32:00Z">
        <w:r>
          <w:rPr>
            <w:lang w:val="x-none"/>
          </w:rPr>
          <w:t>部各自由多條彈性材料所施加的拉力矩和</w:t>
        </w:r>
      </w:ins>
      <w:ins w:id="1221" w:author="SU FONG" w:date="2020-09-17T10:33:00Z">
        <w:r>
          <w:rPr>
            <w:lang w:val="x-none"/>
          </w:rPr>
          <w:t>後總式</w:t>
        </w:r>
      </w:ins>
      <w:ins w:id="1222" w:author="SU FONG" w:date="2020-09-17T10:32:00Z">
        <w:r>
          <w:rPr>
            <w:lang w:val="x-none"/>
          </w:rPr>
          <w:t>仍然成立</w:t>
        </w:r>
      </w:ins>
      <w:ins w:id="1223" w:author="SU FONG" w:date="2020-09-17T10:33:00Z">
        <w:r>
          <w:rPr>
            <w:lang w:val="x-none"/>
          </w:rPr>
          <w:t>，即</w:t>
        </w:r>
      </w:ins>
    </w:p>
    <w:p w14:paraId="73AF9D32" w14:textId="00FDB23A" w:rsidR="00D46D6E" w:rsidRPr="00F43C15" w:rsidRDefault="00D46D6E" w:rsidP="00D46D6E">
      <w:pPr>
        <w:ind w:left="227"/>
        <w:rPr>
          <w:ins w:id="1224" w:author="SU FONG" w:date="2020-09-17T14:30:00Z"/>
          <w:i/>
        </w:rPr>
      </w:pPr>
      <m:oMathPara>
        <m:oMath>
          <m:nary>
            <m:naryPr>
              <m:chr m:val="∑"/>
              <m:limLoc m:val="undOvr"/>
              <m:supHide m:val="1"/>
              <m:ctrlPr>
                <w:ins w:id="1225" w:author="SU FONG" w:date="2020-09-17T14:28:00Z">
                  <w:rPr>
                    <w:rFonts w:ascii="Cambria Math"/>
                    <w:i/>
                  </w:rPr>
                </w:ins>
              </m:ctrlPr>
            </m:naryPr>
            <m:sub>
              <m:r>
                <w:ins w:id="1226" w:author="SU FONG" w:date="2020-09-17T14:28:00Z">
                  <w:rPr>
                    <w:rFonts w:ascii="Cambria Math"/>
                  </w:rPr>
                  <m:t>i</m:t>
                </w:ins>
              </m:r>
            </m:sub>
            <m:sup/>
            <m:e>
              <m:sSub>
                <m:sSubPr>
                  <m:ctrlPr>
                    <w:ins w:id="1227" w:author="SU FONG" w:date="2020-09-17T14:28:00Z">
                      <w:rPr>
                        <w:rFonts w:ascii="Cambria Math"/>
                        <w:i/>
                      </w:rPr>
                    </w:ins>
                  </m:ctrlPr>
                </m:sSubPr>
                <m:e>
                  <m:r>
                    <w:ins w:id="1228" w:author="SU FONG" w:date="2020-09-17T14:28:00Z">
                      <w:rPr>
                        <w:rFonts w:ascii="Cambria Math"/>
                      </w:rPr>
                      <m:t>f</m:t>
                    </w:ins>
                  </m:r>
                </m:e>
                <m:sub>
                  <m:r>
                    <w:ins w:id="1229" w:author="SU FONG" w:date="2020-09-17T14:28:00Z">
                      <w:rPr>
                        <w:rFonts w:ascii="Cambria Math"/>
                      </w:rPr>
                      <m:t>1i</m:t>
                    </w:ins>
                  </m:r>
                </m:sub>
              </m:sSub>
              <m:r>
                <w:ins w:id="1230" w:author="SU FONG" w:date="2020-09-17T14:28:00Z">
                  <w:rPr>
                    <w:rFonts w:ascii="Cambria Math" w:hAnsi="Cambria Math" w:cs="Cambria Math"/>
                  </w:rPr>
                  <m:t>⋅</m:t>
                </w:ins>
              </m:r>
              <m:r>
                <w:ins w:id="1231" w:author="SU FONG" w:date="2020-09-17T14:28:00Z">
                  <w:rPr>
                    <w:rFonts w:ascii="Cambria Math"/>
                  </w:rPr>
                  <m:t>(</m:t>
                </w:ins>
              </m:r>
            </m:e>
          </m:nary>
          <m:bar>
            <m:barPr>
              <m:pos m:val="top"/>
              <m:ctrlPr>
                <w:ins w:id="1232" w:author="SU FONG" w:date="2020-09-17T14:28:00Z">
                  <w:rPr>
                    <w:rFonts w:ascii="Cambria Math"/>
                    <w:i/>
                  </w:rPr>
                </w:ins>
              </m:ctrlPr>
            </m:barPr>
            <m:e>
              <m:sSub>
                <m:sSubPr>
                  <m:ctrlPr>
                    <w:ins w:id="1233" w:author="SU FONG" w:date="2020-09-17T14:28:00Z">
                      <w:rPr>
                        <w:rFonts w:ascii="Cambria Math"/>
                        <w:i/>
                      </w:rPr>
                    </w:ins>
                  </m:ctrlPr>
                </m:sSubPr>
                <m:e>
                  <m:r>
                    <w:ins w:id="1234" w:author="SU FONG" w:date="2020-09-17T14:28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235" w:author="SU FONG" w:date="2020-09-17T14:28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>
                <m:sSubPr>
                  <m:ctrlPr>
                    <w:ins w:id="1236" w:author="SU FONG" w:date="2020-09-17T14:28:00Z">
                      <w:rPr>
                        <w:rFonts w:ascii="Cambria Math"/>
                        <w:i/>
                      </w:rPr>
                    </w:ins>
                  </m:ctrlPr>
                </m:sSubPr>
                <m:e>
                  <m:r>
                    <w:ins w:id="1237" w:author="SU FONG" w:date="2020-09-17T14:28:00Z">
                      <w:rPr>
                        <w:rFonts w:ascii="Cambria Math"/>
                      </w:rPr>
                      <m:t>F</m:t>
                    </w:ins>
                  </m:r>
                </m:e>
                <m:sub>
                  <m:r>
                    <w:ins w:id="1238" w:author="SU FONG" w:date="2020-09-17T14:28:00Z">
                      <w:rPr>
                        <w:rFonts w:ascii="Cambria Math"/>
                      </w:rPr>
                      <m:t>1i</m:t>
                    </w:ins>
                  </m:r>
                </m:sub>
              </m:sSub>
            </m:e>
          </m:bar>
          <m:r>
            <w:ins w:id="1239" w:author="SU FONG" w:date="2020-09-17T14:28:00Z">
              <w:rPr>
                <w:rFonts w:ascii="Cambria Math"/>
              </w:rPr>
              <m:t>-</m:t>
            </w:ins>
          </m:r>
          <m:bar>
            <m:barPr>
              <m:pos m:val="top"/>
              <m:ctrlPr>
                <w:ins w:id="1240" w:author="SU FONG" w:date="2020-09-17T14:28:00Z">
                  <w:rPr>
                    <w:rFonts w:ascii="Cambria Math"/>
                    <w:i/>
                  </w:rPr>
                </w:ins>
              </m:ctrlPr>
            </m:barPr>
            <m:e>
              <m:sSub>
                <m:sSubPr>
                  <m:ctrlPr>
                    <w:ins w:id="1241" w:author="SU FONG" w:date="2020-09-17T14:28:00Z">
                      <w:rPr>
                        <w:rFonts w:ascii="Cambria Math"/>
                        <w:i/>
                      </w:rPr>
                    </w:ins>
                  </m:ctrlPr>
                </m:sSubPr>
                <m:e>
                  <m:r>
                    <w:ins w:id="1242" w:author="SU FONG" w:date="2020-09-17T14:28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243" w:author="SU FONG" w:date="2020-09-17T14:28:00Z">
                      <w:rPr>
                        <w:rFonts w:ascii="Cambria Math"/>
                      </w:rPr>
                      <m:t>2</m:t>
                    </w:ins>
                  </m:r>
                </m:sub>
              </m:sSub>
              <m:sSub>
                <m:sSubPr>
                  <m:ctrlPr>
                    <w:ins w:id="1244" w:author="SU FONG" w:date="2020-09-17T14:28:00Z">
                      <w:rPr>
                        <w:rFonts w:ascii="Cambria Math"/>
                        <w:i/>
                      </w:rPr>
                    </w:ins>
                  </m:ctrlPr>
                </m:sSubPr>
                <m:e>
                  <m:r>
                    <w:ins w:id="1245" w:author="SU FONG" w:date="2020-09-17T14:28:00Z">
                      <w:rPr>
                        <w:rFonts w:ascii="Cambria Math"/>
                      </w:rPr>
                      <m:t>F</m:t>
                    </w:ins>
                  </m:r>
                </m:e>
                <m:sub>
                  <m:r>
                    <w:ins w:id="1246" w:author="SU FONG" w:date="2020-09-17T14:28:00Z">
                      <w:rPr>
                        <w:rFonts w:ascii="Cambria Math"/>
                      </w:rPr>
                      <m:t>2i</m:t>
                    </w:ins>
                  </m:r>
                </m:sub>
              </m:sSub>
            </m:e>
          </m:bar>
          <m:r>
            <w:ins w:id="1247" w:author="SU FONG" w:date="2020-09-17T14:28:00Z">
              <w:rPr>
                <w:rFonts w:ascii="Cambria Math"/>
              </w:rPr>
              <m:t>)</m:t>
            </w:ins>
          </m:r>
          <m:r>
            <w:ins w:id="1248" w:author="SU FONG" w:date="2020-09-17T14:31:00Z">
              <w:rPr>
                <w:rFonts w:ascii="Cambria Math" w:hAnsi="Cambria Math"/>
              </w:rPr>
              <m:t>+</m:t>
            </w:ins>
          </m:r>
          <m:nary>
            <m:naryPr>
              <m:chr m:val="∑"/>
              <m:limLoc m:val="undOvr"/>
              <m:supHide m:val="1"/>
              <m:ctrlPr>
                <w:ins w:id="1249" w:author="SU FONG" w:date="2020-09-17T14:31:00Z">
                  <w:rPr>
                    <w:rFonts w:ascii="Cambria Math"/>
                    <w:i/>
                  </w:rPr>
                </w:ins>
              </m:ctrlPr>
            </m:naryPr>
            <m:sub>
              <m:r>
                <w:ins w:id="1250" w:author="SU FONG" w:date="2020-09-17T14:31:00Z">
                  <w:rPr>
                    <w:rFonts w:ascii="Cambria Math"/>
                  </w:rPr>
                  <m:t>i</m:t>
                </w:ins>
              </m:r>
            </m:sub>
            <m:sup/>
            <m:e>
              <m:sSub>
                <m:sSubPr>
                  <m:ctrlPr>
                    <w:ins w:id="1251" w:author="SU FONG" w:date="2020-09-17T14:31:00Z">
                      <w:rPr>
                        <w:rFonts w:ascii="Cambria Math"/>
                        <w:i/>
                      </w:rPr>
                    </w:ins>
                  </m:ctrlPr>
                </m:sSubPr>
                <m:e>
                  <m:r>
                    <w:ins w:id="1252" w:author="SU FONG" w:date="2020-09-17T14:31:00Z">
                      <w:rPr>
                        <w:rFonts w:ascii="Cambria Math"/>
                      </w:rPr>
                      <m:t>f</m:t>
                    </w:ins>
                  </m:r>
                </m:e>
                <m:sub>
                  <m:r>
                    <w:ins w:id="1253" w:author="SU FONG" w:date="2020-09-17T14:31:00Z">
                      <w:rPr>
                        <w:rFonts w:ascii="Cambria Math"/>
                      </w:rPr>
                      <m:t>2i</m:t>
                    </w:ins>
                  </m:r>
                </m:sub>
              </m:sSub>
              <m:r>
                <w:ins w:id="1254" w:author="SU FONG" w:date="2020-09-17T14:31:00Z">
                  <w:rPr>
                    <w:rFonts w:ascii="Cambria Math" w:hAnsi="Cambria Math" w:cs="Cambria Math"/>
                  </w:rPr>
                  <m:t>⋅</m:t>
                </w:ins>
              </m:r>
              <m:r>
                <w:ins w:id="1255" w:author="SU FONG" w:date="2020-09-17T14:31:00Z">
                  <w:rPr>
                    <w:rFonts w:ascii="Cambria Math"/>
                  </w:rPr>
                  <m:t>(</m:t>
                </w:ins>
              </m:r>
            </m:e>
          </m:nary>
          <m:bar>
            <m:barPr>
              <m:pos m:val="top"/>
              <m:ctrlPr>
                <w:ins w:id="1256" w:author="SU FONG" w:date="2020-09-17T14:31:00Z">
                  <w:rPr>
                    <w:rFonts w:ascii="Cambria Math"/>
                    <w:i/>
                  </w:rPr>
                </w:ins>
              </m:ctrlPr>
            </m:barPr>
            <m:e>
              <m:sSubSup>
                <m:sSubSupPr>
                  <m:ctrlPr>
                    <w:ins w:id="1257" w:author="SU FONG" w:date="2020-09-17T14:31:00Z">
                      <w:rPr>
                        <w:rFonts w:ascii="Cambria Math"/>
                        <w:i/>
                      </w:rPr>
                    </w:ins>
                  </m:ctrlPr>
                </m:sSubSupPr>
                <m:e>
                  <m:r>
                    <w:ins w:id="1258" w:author="SU FONG" w:date="2020-09-17T14:31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259" w:author="SU FONG" w:date="2020-09-17T14:31:00Z">
                      <w:rPr>
                        <w:rFonts w:ascii="Cambria Math"/>
                      </w:rPr>
                      <m:t>3i</m:t>
                    </w:ins>
                  </m:r>
                </m:sub>
                <m:sup>
                  <m:r>
                    <w:ins w:id="1260" w:author="SU FONG" w:date="2020-09-17T14:31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261" w:author="SU FONG" w:date="2020-09-17T14:31:00Z">
                      <w:rPr>
                        <w:rFonts w:ascii="Cambria Math"/>
                        <w:i/>
                      </w:rPr>
                    </w:ins>
                  </m:ctrlPr>
                </m:sSubSupPr>
                <m:e>
                  <m:r>
                    <w:ins w:id="1262" w:author="SU FONG" w:date="2020-09-17T14:31:00Z">
                      <w:rPr>
                        <w:rFonts w:ascii="Cambria Math"/>
                      </w:rPr>
                      <m:t>F</m:t>
                    </w:ins>
                  </m:r>
                </m:e>
                <m:sub>
                  <m:r>
                    <w:ins w:id="1263" w:author="SU FONG" w:date="2020-09-17T14:31:00Z">
                      <w:rPr>
                        <w:rFonts w:ascii="Cambria Math"/>
                      </w:rPr>
                      <m:t>3i</m:t>
                    </w:ins>
                  </m:r>
                </m:sub>
                <m:sup>
                  <m:r>
                    <w:ins w:id="1264" w:author="SU FONG" w:date="2020-09-17T14:31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e>
          </m:bar>
          <m:r>
            <w:ins w:id="1265" w:author="SU FONG" w:date="2020-09-17T14:31:00Z">
              <w:rPr>
                <w:rFonts w:ascii="Cambria Math"/>
              </w:rPr>
              <m:t>-</m:t>
            </w:ins>
          </m:r>
          <m:bar>
            <m:barPr>
              <m:pos m:val="top"/>
              <m:ctrlPr>
                <w:ins w:id="1266" w:author="SU FONG" w:date="2020-09-17T14:31:00Z">
                  <w:rPr>
                    <w:rFonts w:ascii="Cambria Math"/>
                    <w:i/>
                  </w:rPr>
                </w:ins>
              </m:ctrlPr>
            </m:barPr>
            <m:e>
              <m:sSubSup>
                <m:sSubSupPr>
                  <m:ctrlPr>
                    <w:ins w:id="1267" w:author="SU FONG" w:date="2020-09-17T14:31:00Z">
                      <w:rPr>
                        <w:rFonts w:ascii="Cambria Math"/>
                        <w:i/>
                      </w:rPr>
                    </w:ins>
                  </m:ctrlPr>
                </m:sSubSupPr>
                <m:e>
                  <m:r>
                    <w:ins w:id="1268" w:author="SU FONG" w:date="2020-09-17T14:31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269" w:author="SU FONG" w:date="2020-09-17T14:31:00Z">
                      <w:rPr>
                        <w:rFonts w:ascii="Cambria Math"/>
                      </w:rPr>
                      <m:t>4i</m:t>
                    </w:ins>
                  </m:r>
                </m:sub>
                <m:sup>
                  <m:r>
                    <w:ins w:id="1270" w:author="SU FONG" w:date="2020-09-17T14:31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271" w:author="SU FONG" w:date="2020-09-17T14:31:00Z">
                      <w:rPr>
                        <w:rFonts w:ascii="Cambria Math"/>
                        <w:i/>
                      </w:rPr>
                    </w:ins>
                  </m:ctrlPr>
                </m:sSubSupPr>
                <m:e>
                  <m:r>
                    <w:ins w:id="1272" w:author="SU FONG" w:date="2020-09-17T14:31:00Z">
                      <w:rPr>
                        <w:rFonts w:ascii="Cambria Math"/>
                      </w:rPr>
                      <m:t>F</m:t>
                    </w:ins>
                  </m:r>
                </m:e>
                <m:sub>
                  <m:r>
                    <w:ins w:id="1273" w:author="SU FONG" w:date="2020-09-17T14:31:00Z">
                      <w:rPr>
                        <w:rFonts w:ascii="Cambria Math"/>
                      </w:rPr>
                      <m:t>4i</m:t>
                    </w:ins>
                  </m:r>
                </m:sub>
                <m:sup>
                  <m:r>
                    <w:ins w:id="1274" w:author="SU FONG" w:date="2020-09-17T14:31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e>
          </m:bar>
          <m:r>
            <w:ins w:id="1275" w:author="SU FONG" w:date="2020-09-17T14:31:00Z">
              <w:rPr>
                <w:rFonts w:ascii="Cambria Math"/>
              </w:rPr>
              <m:t>)</m:t>
            </w:ins>
          </m:r>
          <m:r>
            <w:ins w:id="1276" w:author="SU FONG" w:date="2020-09-17T13:10:00Z">
              <w:rPr>
                <w:rFonts w:ascii="Cambria Math" w:hAnsi="Cambria Math"/>
              </w:rPr>
              <m:t>-</m:t>
            </w:ins>
          </m:r>
          <m:sSub>
            <m:sSubPr>
              <m:ctrlPr>
                <w:ins w:id="1277" w:author="SU FONG" w:date="2020-09-17T13:10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278" w:author="SU FONG" w:date="2020-09-17T13:10:00Z">
                  <w:rPr>
                    <w:rFonts w:ascii="Cambria Math"/>
                  </w:rPr>
                  <m:t>G</m:t>
                </w:ins>
              </m:r>
            </m:e>
            <m:sub>
              <m:sSub>
                <m:sSubPr>
                  <m:ctrlPr>
                    <w:ins w:id="1279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280" w:author="SU FONG" w:date="2020-09-17T13:1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281" w:author="SU FONG" w:date="2020-09-17T13:10:00Z">
                      <w:rPr>
                        <w:rFonts w:ascii="Cambria Math"/>
                      </w:rPr>
                      <m:t>2</m:t>
                    </w:ins>
                  </m:r>
                </m:sub>
              </m:sSub>
              <m:sSubSup>
                <m:sSubSupPr>
                  <m:ctrlPr>
                    <w:ins w:id="1282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283" w:author="SU FONG" w:date="2020-09-17T13:10:00Z">
                      <w:rPr>
                        <w:rFonts w:ascii="Cambria Math"/>
                      </w:rPr>
                      <m:t>O</m:t>
                    </w:ins>
                  </m:r>
                  <m:ctrlPr>
                    <w:ins w:id="1284" w:author="SU FONG" w:date="2020-09-17T13:10:00Z">
                      <w:rPr>
                        <w:rFonts w:ascii="Cambria Math"/>
                        <w:i/>
                      </w:rPr>
                    </w:ins>
                  </m:ctrlPr>
                </m:e>
                <m:sub>
                  <m:r>
                    <w:ins w:id="1285" w:author="SU FONG" w:date="2020-09-17T13:10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1286" w:author="SU FONG" w:date="2020-09-17T13:1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1287" w:author="SU FONG" w:date="2020-09-17T13:10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1288" w:author="SU FONG" w:date="2020-09-17T13:10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1289" w:author="SU FONG" w:date="2020-09-17T13:10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1290" w:author="SU FONG" w:date="2020-09-17T13:10:00Z">
                  <w:rPr>
                    <w:rFonts w:ascii="Cambria Math" w:eastAsia="MS Gothic" w:hAnsi="Cambria Math" w:cs="MS Gothic"/>
                  </w:rPr>
                  <m:t>2</m:t>
                </w:ins>
              </m:r>
            </m:sub>
          </m:sSub>
          <m:r>
            <w:ins w:id="1291" w:author="SU FONG" w:date="2020-09-17T13:10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1292" w:author="SU FONG" w:date="2020-09-17T13:10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293" w:author="SU FONG" w:date="2020-09-17T13:10:00Z">
                  <w:rPr>
                    <w:rFonts w:ascii="Cambria Math"/>
                  </w:rPr>
                  <m:t>G</m:t>
                </w:ins>
              </m:r>
              <m:ctrlPr>
                <w:ins w:id="1294" w:author="SU FONG" w:date="2020-09-17T13:10:00Z">
                  <w:rPr>
                    <w:rFonts w:ascii="Cambria Math" w:eastAsia="MS Gothic" w:hAnsi="Cambria Math" w:cs="MS Gothic"/>
                    <w:i/>
                  </w:rPr>
                </w:ins>
              </m:ctrlPr>
            </m:e>
            <m:sub>
              <m:sSub>
                <m:sSubPr>
                  <m:ctrlPr>
                    <w:ins w:id="1295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296" w:author="SU FONG" w:date="2020-09-17T13:1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297" w:author="SU FONG" w:date="2020-09-17T13:10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1298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299" w:author="SU FONG" w:date="2020-09-17T13:10:00Z">
                      <w:rPr>
                        <w:rFonts w:ascii="Cambria Math"/>
                      </w:rPr>
                      <m:t>O</m:t>
                    </w:ins>
                  </m:r>
                  <m:ctrlPr>
                    <w:ins w:id="1300" w:author="SU FONG" w:date="2020-09-17T13:10:00Z">
                      <w:rPr>
                        <w:rFonts w:ascii="Cambria Math"/>
                        <w:i/>
                      </w:rPr>
                    </w:ins>
                  </m:ctrlPr>
                </m:e>
                <m:sub>
                  <m:r>
                    <w:ins w:id="1301" w:author="SU FONG" w:date="2020-09-17T13:10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1302" w:author="SU FONG" w:date="2020-09-17T13:1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1303" w:author="SU FONG" w:date="2020-09-17T13:10:00Z">
              <w:rPr>
                <w:rFonts w:ascii="Cambria Math" w:eastAsia="MS Gothic" w:hAnsi="Cambria Math" w:cs="MS Gothic" w:hint="eastAsia"/>
              </w:rPr>
              <m:t>⋅</m:t>
            </w:ins>
          </m:r>
          <m:sSub>
            <m:sSubPr>
              <m:ctrlPr>
                <w:ins w:id="1304" w:author="SU FONG" w:date="2020-09-17T13:10:00Z">
                  <w:rPr>
                    <w:rFonts w:ascii="Cambria Math" w:eastAsia="MS Gothic" w:hAnsi="Cambria Math" w:cs="MS Gothic"/>
                    <w:i/>
                  </w:rPr>
                </w:ins>
              </m:ctrlPr>
            </m:sSubPr>
            <m:e>
              <m:r>
                <w:ins w:id="1305" w:author="SU FONG" w:date="2020-09-17T13:10:00Z">
                  <w:rPr>
                    <w:rFonts w:ascii="Cambria Math" w:eastAsia="MS Gothic" w:hAnsi="Cambria Math" w:cs="MS Gothic"/>
                  </w:rPr>
                  <m:t>x</m:t>
                </w:ins>
              </m:r>
            </m:e>
            <m:sub>
              <m:r>
                <w:ins w:id="1306" w:author="SU FONG" w:date="2020-09-17T13:10:00Z">
                  <w:rPr>
                    <w:rFonts w:ascii="Cambria Math" w:eastAsia="MS Gothic" w:hAnsi="Cambria Math" w:cs="MS Gothic"/>
                  </w:rPr>
                  <m:t>1</m:t>
                </w:ins>
              </m:r>
            </m:sub>
          </m:sSub>
          <m:r>
            <w:ins w:id="1307" w:author="SU FONG" w:date="2020-09-17T13:10:00Z">
              <w:rPr>
                <w:rFonts w:ascii="Cambria Math" w:eastAsia="MS Gothic" w:hAnsi="Cambria Math" w:cs="MS Gothic"/>
              </w:rPr>
              <m:t>-</m:t>
            </w:ins>
          </m:r>
          <m:sSub>
            <m:sSubPr>
              <m:ctrlPr>
                <w:ins w:id="1308" w:author="SU FONG" w:date="2020-09-17T13:10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309" w:author="SU FONG" w:date="2020-09-17T13:10:00Z">
                  <w:rPr>
                    <w:rFonts w:ascii="Cambria Math"/>
                  </w:rPr>
                  <m:t>G</m:t>
                </w:ins>
              </m:r>
              <m:ctrlPr>
                <w:ins w:id="1310" w:author="SU FONG" w:date="2020-09-17T13:10:00Z">
                  <w:rPr>
                    <w:rFonts w:ascii="Cambria Math" w:eastAsia="MS Gothic" w:hAnsi="Cambria Math" w:cs="MS Gothic"/>
                    <w:i/>
                  </w:rPr>
                </w:ins>
              </m:ctrlPr>
            </m:e>
            <m:sub>
              <m:sSubSup>
                <m:sSubSupPr>
                  <m:ctrlPr>
                    <w:ins w:id="1311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312" w:author="SU FONG" w:date="2020-09-17T13:1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313" w:author="SU FONG" w:date="2020-09-17T13:10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1314" w:author="SU FONG" w:date="2020-09-17T13:1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315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316" w:author="SU FONG" w:date="2020-09-17T13:10:00Z">
                      <w:rPr>
                        <w:rFonts w:ascii="Cambria Math"/>
                      </w:rPr>
                      <m:t>O</m:t>
                    </w:ins>
                  </m:r>
                  <m:ctrlPr>
                    <w:ins w:id="1317" w:author="SU FONG" w:date="2020-09-17T13:10:00Z">
                      <w:rPr>
                        <w:rFonts w:ascii="Cambria Math"/>
                        <w:i/>
                      </w:rPr>
                    </w:ins>
                  </m:ctrlPr>
                </m:e>
                <m:sub>
                  <m:r>
                    <w:ins w:id="1318" w:author="SU FONG" w:date="2020-09-17T13:10:00Z">
                      <w:rPr>
                        <w:rFonts w:ascii="Cambria Math"/>
                      </w:rPr>
                      <m:t>2</m:t>
                    </w:ins>
                  </m:r>
                </m:sub>
                <m:sup>
                  <m:r>
                    <w:ins w:id="1319" w:author="SU FONG" w:date="2020-09-17T13:1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sub>
          </m:sSub>
          <m:r>
            <w:ins w:id="1320" w:author="SU FONG" w:date="2020-09-17T13:10:00Z">
              <w:rPr>
                <w:rFonts w:ascii="Cambria Math" w:eastAsia="MS Gothic" w:hAnsi="Cambria Math" w:cs="MS Gothic" w:hint="eastAsia"/>
              </w:rPr>
              <m:t>⋅</m:t>
            </w:ins>
          </m:r>
          <m:bar>
            <m:barPr>
              <m:pos m:val="top"/>
              <m:ctrlPr>
                <w:ins w:id="1321" w:author="SU FONG" w:date="2020-09-17T13:10:00Z">
                  <w:rPr>
                    <w:rFonts w:ascii="Cambria Math" w:hAnsi="Cambria Math"/>
                    <w:i/>
                  </w:rPr>
                </w:ins>
              </m:ctrlPr>
            </m:barPr>
            <m:e>
              <m:sSub>
                <m:sSubPr>
                  <m:ctrlPr>
                    <w:ins w:id="1322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323" w:author="SU FONG" w:date="2020-09-17T13:10:00Z">
                      <w:rPr>
                        <w:rFonts w:ascii="Cambria Math"/>
                      </w:rPr>
                      <m:t>O</m:t>
                    </w:ins>
                  </m:r>
                </m:e>
                <m:sub>
                  <m:r>
                    <w:ins w:id="1324" w:author="SU FONG" w:date="2020-09-17T13:10:00Z">
                      <w:rPr>
                        <w:rFonts w:ascii="Cambria Math"/>
                      </w:rPr>
                      <m:t>1</m:t>
                    </w:ins>
                  </m:r>
                </m:sub>
              </m:sSub>
              <m:sSubSup>
                <m:sSubSupPr>
                  <m:ctrlPr>
                    <w:ins w:id="1325" w:author="SU FONG" w:date="2020-09-17T13:10:00Z">
                      <w:rPr>
                        <w:rFonts w:ascii="Cambria Math" w:hAnsi="Cambria Math"/>
                        <w:i/>
                      </w:rPr>
                    </w:ins>
                  </m:ctrlPr>
                </m:sSubSupPr>
                <m:e>
                  <m:r>
                    <w:ins w:id="1326" w:author="SU FONG" w:date="2020-09-17T13:10:00Z">
                      <w:rPr>
                        <w:rFonts w:ascii="Cambria Math"/>
                      </w:rPr>
                      <m:t>O</m:t>
                    </w:ins>
                  </m:r>
                  <m:ctrlPr>
                    <w:ins w:id="1327" w:author="SU FONG" w:date="2020-09-17T13:10:00Z">
                      <w:rPr>
                        <w:rFonts w:ascii="Cambria Math"/>
                        <w:i/>
                      </w:rPr>
                    </w:ins>
                  </m:ctrlPr>
                </m:e>
                <m:sub>
                  <m:r>
                    <w:ins w:id="1328" w:author="SU FONG" w:date="2020-09-17T13:10:00Z">
                      <w:rPr>
                        <w:rFonts w:ascii="Cambria Math"/>
                      </w:rPr>
                      <m:t>1</m:t>
                    </w:ins>
                  </m:r>
                </m:sub>
                <m:sup>
                  <m:r>
                    <w:ins w:id="1329" w:author="SU FONG" w:date="2020-09-17T13:10:00Z">
                      <w:rPr>
                        <w:rFonts w:ascii="Cambria Math"/>
                      </w:rPr>
                      <m:t>'</m:t>
                    </w:ins>
                  </m:r>
                </m:sup>
              </m:sSubSup>
            </m:e>
          </m:bar>
          <m:r>
            <w:ins w:id="1330" w:author="SU FONG" w:date="2020-09-17T13:10:00Z">
              <w:rPr>
                <w:rFonts w:ascii="Cambria Math" w:eastAsia="MS Gothic" w:hAnsi="Cambria Math" w:cs="MS Gothic" w:hint="eastAsia"/>
              </w:rPr>
              <m:t>⋅</m:t>
            </w:ins>
          </m:r>
          <m:func>
            <m:funcPr>
              <m:ctrlPr>
                <w:ins w:id="1331" w:author="SU FONG" w:date="2020-09-17T13:10:00Z">
                  <w:rPr>
                    <w:rFonts w:ascii="Cambria Math" w:hAnsi="Cambria Math"/>
                    <w:i/>
                  </w:rPr>
                </w:ins>
              </m:ctrlPr>
            </m:funcPr>
            <m:fName>
              <m:r>
                <m:rPr>
                  <m:sty m:val="p"/>
                </m:rPr>
                <w:rPr>
                  <w:rFonts w:ascii="Cambria Math"/>
                </w:rPr>
                <m:t>cos</m:t>
              </m:r>
              <m:ctrlPr>
                <w:ins w:id="1332" w:author="SU FONG" w:date="2020-09-17T13:10:00Z">
                  <w:rPr>
                    <w:rFonts w:ascii="Cambria Math" w:eastAsia="MS Gothic" w:hAnsi="Cambria Math" w:cs="MS Gothic"/>
                    <w:i/>
                  </w:rPr>
                </w:ins>
              </m:ctrlPr>
            </m:fName>
            <m:e>
              <m:r>
                <w:ins w:id="1333" w:author="SU FONG" w:date="2020-09-17T13:10:00Z">
                  <w:rPr>
                    <w:rFonts w:ascii="Cambria Math"/>
                  </w:rPr>
                  <m:t>θ</m:t>
                </w:ins>
              </m:r>
            </m:e>
          </m:func>
          <m:r>
            <w:ins w:id="1334" w:author="SU FONG" w:date="2020-09-17T13:10:00Z">
              <w:rPr>
                <w:rFonts w:ascii="Cambria Math" w:eastAsia="SimSun" w:hAnsi="Cambria Math" w:hint="eastAsia"/>
                <w:color w:val="FF0000"/>
                <w:sz w:val="20"/>
                <w:szCs w:val="20"/>
                <w:lang w:eastAsia="zh-CN"/>
              </w:rPr>
              <m:t>+</m:t>
            </w:ins>
          </m:r>
          <m:sSub>
            <m:sSubPr>
              <m:ctrlPr>
                <w:ins w:id="1335" w:author="SU FONG" w:date="2020-09-17T13:1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336" w:author="SU FONG" w:date="2020-09-17T13:10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  <m:ctrlPr>
                <w:ins w:id="1337" w:author="SU FONG" w:date="2020-09-17T13:10:00Z">
                  <w:rPr>
                    <w:rFonts w:ascii="Cambria Math" w:eastAsia="SimSun" w:hAnsi="Cambria Math"/>
                    <w:i/>
                    <w:color w:val="FF0000"/>
                    <w:sz w:val="20"/>
                    <w:szCs w:val="20"/>
                    <w:lang w:eastAsia="zh-CN"/>
                  </w:rPr>
                </w:ins>
              </m:ctrlPr>
            </m:e>
            <m:sub>
              <m:sSubSup>
                <m:sSubSupPr>
                  <m:ctrlPr>
                    <w:ins w:id="1338" w:author="SU FONG" w:date="2020-09-17T13:1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339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  <m:ctrlPr>
                    <w:ins w:id="1340" w:author="SU FONG" w:date="2020-09-17T13:1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e>
                <m:sub>
                  <m:r>
                    <w:ins w:id="1341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1342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343" w:author="SU FONG" w:date="2020-09-17T13:1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344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  <m:ctrlPr>
                    <w:ins w:id="1345" w:author="SU FONG" w:date="2020-09-17T13:10:00Z">
                      <w:rPr>
                        <w:rFonts w:asci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e>
                <m:sub>
                  <m:r>
                    <w:ins w:id="1346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  <m:r>
                <w:ins w:id="1347" w:author="SU FONG" w:date="2020-09-17T13:10:00Z"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w:ins>
              </m:r>
            </m:sub>
          </m:sSub>
          <m:r>
            <w:ins w:id="1348" w:author="SU FONG" w:date="2020-09-17T13:1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1349" w:author="SU FONG" w:date="2020-09-17T13:10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350" w:author="SU FONG" w:date="2020-09-17T13:1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1351" w:author="SU FONG" w:date="2020-09-17T13:1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3</m:t>
                </w:ins>
              </m:r>
            </m:sub>
          </m:sSub>
          <m:r>
            <w:ins w:id="1352" w:author="SU FONG" w:date="2020-09-17T13:10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sSub>
            <m:sSubPr>
              <m:ctrlPr>
                <w:ins w:id="1353" w:author="SU FONG" w:date="2020-09-17T13:1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354" w:author="SU FONG" w:date="2020-09-17T13:10:00Z">
                  <w:rPr>
                    <w:rFonts w:ascii="Cambria Math"/>
                    <w:sz w:val="20"/>
                    <w:szCs w:val="20"/>
                  </w:rPr>
                  <m:t>G</m:t>
                </w:ins>
              </m:r>
              <m:ctrlPr>
                <w:ins w:id="1355" w:author="SU FONG" w:date="2020-09-17T13:10:00Z">
                  <w:rPr>
                    <w:rFonts w:ascii="Cambria Math"/>
                    <w:i/>
                    <w:color w:val="FF0000"/>
                    <w:sz w:val="20"/>
                    <w:szCs w:val="20"/>
                  </w:rPr>
                </w:ins>
              </m:ctrlPr>
            </m:e>
            <m:sub>
              <m:sSubSup>
                <m:sSubSupPr>
                  <m:ctrlPr>
                    <w:ins w:id="1356" w:author="SU FONG" w:date="2020-09-17T13:1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357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  <m:ctrlPr>
                    <w:ins w:id="1358" w:author="SU FONG" w:date="2020-09-17T13:1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e>
                <m:sub>
                  <m:r>
                    <w:ins w:id="1359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>
                  <m:r>
                    <w:ins w:id="1360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361" w:author="SU FONG" w:date="2020-09-17T13:1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362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  <m:ctrlPr>
                    <w:ins w:id="1363" w:author="SU FONG" w:date="2020-09-17T13:10:00Z">
                      <w:rPr>
                        <w:rFonts w:asci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e>
                <m:sub>
                  <m:r>
                    <w:ins w:id="1364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4</m:t>
                    </w:ins>
                  </m:r>
                </m:sub>
                <m:sup/>
              </m:sSubSup>
              <m:r>
                <w:ins w:id="1365" w:author="SU FONG" w:date="2020-09-17T13:10:00Z"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w:ins>
              </m:r>
            </m:sub>
          </m:sSub>
          <m:r>
            <w:ins w:id="1366" w:author="SU FONG" w:date="2020-09-17T13:1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sSub>
            <m:sSubPr>
              <m:ctrlPr>
                <w:ins w:id="1367" w:author="SU FONG" w:date="2020-09-17T13:10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368" w:author="SU FONG" w:date="2020-09-17T13:1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x</m:t>
                </w:ins>
              </m:r>
            </m:e>
            <m:sub>
              <m:r>
                <w:ins w:id="1369" w:author="SU FONG" w:date="2020-09-17T13:10:00Z">
                  <w:rPr>
                    <w:rFonts w:ascii="Cambria Math" w:eastAsia="MS Gothic" w:hAnsi="Cambria Math" w:cs="MS Gothic"/>
                    <w:sz w:val="20"/>
                    <w:szCs w:val="20"/>
                  </w:rPr>
                  <m:t>4</m:t>
                </w:ins>
              </m:r>
            </m:sub>
          </m:sSub>
          <m:r>
            <w:ins w:id="1370" w:author="SU FONG" w:date="2020-09-17T13:10:00Z">
              <w:rPr>
                <w:rFonts w:ascii="Cambria Math"/>
                <w:color w:val="FF0000"/>
                <w:sz w:val="20"/>
                <w:szCs w:val="20"/>
              </w:rPr>
              <m:t>+</m:t>
            </w:ins>
          </m:r>
          <m:d>
            <m:dPr>
              <m:ctrlPr>
                <w:ins w:id="1371" w:author="SU FONG" w:date="2020-09-17T13:1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dPr>
            <m:e>
              <m:sSub>
                <m:sSubPr>
                  <m:ctrlPr>
                    <w:ins w:id="1372" w:author="SU FONG" w:date="2020-09-17T13:1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373" w:author="SU FONG" w:date="2020-09-17T13:1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Sup>
                    <m:sSubSupPr>
                      <m:ctrlPr>
                        <w:ins w:id="1374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375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376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1377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  <m:sSubSup>
                    <m:sSubSupPr>
                      <m:ctrlPr>
                        <w:ins w:id="1378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379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380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1381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1382" w:author="SU FONG" w:date="2020-09-17T13:10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1383" w:author="SU FONG" w:date="2020-09-17T13:1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384" w:author="SU FONG" w:date="2020-09-17T13:1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1385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1386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387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1388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389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390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  <m:sup>
                      <m:r>
                        <w:ins w:id="1391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1392" w:author="SU FONG" w:date="2020-09-17T13:10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1393" w:author="SU FONG" w:date="2020-09-17T13:1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394" w:author="SU FONG" w:date="2020-09-17T13:1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1395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1396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397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</m:sSub>
                  <m:sSubSup>
                    <m:sSubSupPr>
                      <m:ctrlPr>
                        <w:ins w:id="1398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399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400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w:ins>
                      </m:r>
                    </m:sub>
                    <m:sup>
                      <m:r>
                        <w:ins w:id="1401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w:ins>
                      </m:r>
                    </m:sup>
                  </m:sSubSup>
                </m:sub>
              </m:sSub>
              <m:r>
                <w:ins w:id="1402" w:author="SU FONG" w:date="2020-09-17T13:10:00Z">
                  <w:rPr>
                    <w:rFonts w:ascii="Cambria Math" w:hAnsi="Cambria Math"/>
                    <w:sz w:val="20"/>
                    <w:szCs w:val="20"/>
                  </w:rPr>
                  <m:t>+</m:t>
                </w:ins>
              </m:r>
              <m:sSub>
                <m:sSubPr>
                  <m:ctrlPr>
                    <w:ins w:id="1403" w:author="SU FONG" w:date="2020-09-17T13:1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sSubPr>
                <m:e>
                  <m:r>
                    <w:ins w:id="1404" w:author="SU FONG" w:date="2020-09-17T13:10:00Z"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w:ins>
                  </m:r>
                </m:e>
                <m:sub>
                  <m:sSub>
                    <m:sSubPr>
                      <m:ctrlPr>
                        <w:ins w:id="1405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Pr>
                    <m:e>
                      <m:r>
                        <w:ins w:id="1406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407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w:ins>
                      </m:r>
                    </m:sub>
                  </m:sSub>
                  <m:sSubSup>
                    <m:sSubSupPr>
                      <m:ctrlPr>
                        <w:ins w:id="1408" w:author="SU FONG" w:date="2020-09-17T13:10:00Z"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w:ins>
                      </m:ctrlPr>
                    </m:sSubSupPr>
                    <m:e>
                      <m:r>
                        <w:ins w:id="1409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w:ins>
                      </m:r>
                    </m:e>
                    <m:sub>
                      <m:r>
                        <w:ins w:id="1410" w:author="SU FONG" w:date="2020-09-17T13:10:00Z"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w:ins>
                      </m:r>
                    </m:sub>
                    <m:sup/>
                  </m:sSubSup>
                  <m:r>
                    <w:ins w:id="1411" w:author="SU FONG" w:date="2020-09-17T13:10:00Z"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</m:t>
                    </w:ins>
                  </m:r>
                </m:sub>
              </m:sSub>
            </m:e>
          </m:d>
          <m:r>
            <w:ins w:id="1412" w:author="SU FONG" w:date="2020-09-17T13:1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bar>
            <m:barPr>
              <m:pos m:val="top"/>
              <m:ctrlPr>
                <w:ins w:id="1413" w:author="SU FONG" w:date="2020-09-17T13:1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barPr>
            <m:e>
              <m:sSubSup>
                <m:sSubSupPr>
                  <m:ctrlPr>
                    <w:ins w:id="1414" w:author="SU FONG" w:date="2020-09-17T13:1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415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  <m:ctrlPr>
                    <w:ins w:id="1416" w:author="SU FONG" w:date="2020-09-17T13:10:00Z"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w:ins>
                  </m:ctrlPr>
                </m:e>
                <m:sub>
                  <m:r>
                    <w:ins w:id="1417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>
                  <m:r>
                    <w:ins w:id="1418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'</m:t>
                    </w:ins>
                  </m:r>
                </m:sup>
              </m:sSubSup>
              <m:sSubSup>
                <m:sSubSupPr>
                  <m:ctrlPr>
                    <w:ins w:id="1419" w:author="SU FONG" w:date="2020-09-17T13:10:00Z">
                      <w:rPr>
                        <w:rFonts w:ascii="Cambria Math" w:hAns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sSubSupPr>
                <m:e>
                  <m:r>
                    <w:ins w:id="1420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O</m:t>
                    </w:ins>
                  </m:r>
                  <m:ctrlPr>
                    <w:ins w:id="1421" w:author="SU FONG" w:date="2020-09-17T13:10:00Z">
                      <w:rPr>
                        <w:rFonts w:ascii="Cambria Math"/>
                        <w:i/>
                        <w:color w:val="FF0000"/>
                        <w:sz w:val="20"/>
                        <w:szCs w:val="20"/>
                      </w:rPr>
                    </w:ins>
                  </m:ctrlPr>
                </m:e>
                <m:sub>
                  <m:r>
                    <w:ins w:id="1422" w:author="SU FONG" w:date="2020-09-17T13:10:00Z">
                      <w:rPr>
                        <w:rFonts w:ascii="Cambria Math"/>
                        <w:color w:val="FF0000"/>
                        <w:sz w:val="20"/>
                        <w:szCs w:val="20"/>
                      </w:rPr>
                      <m:t>3</m:t>
                    </w:ins>
                  </m:r>
                </m:sub>
                <m:sup/>
              </m:sSubSup>
              <m:r>
                <w:ins w:id="1423" w:author="SU FONG" w:date="2020-09-17T13:10:00Z">
                  <w:rPr>
                    <w:rFonts w:ascii="Cambria Math" w:hAnsi="Cambria Math"/>
                    <w:sz w:val="20"/>
                    <w:szCs w:val="20"/>
                  </w:rPr>
                  <m:t xml:space="preserve"> </m:t>
                </w:ins>
              </m:r>
            </m:e>
          </m:bar>
          <m:r>
            <w:ins w:id="1424" w:author="SU FONG" w:date="2020-09-17T13:10:00Z">
              <w:rPr>
                <w:rFonts w:ascii="Cambria Math" w:eastAsia="MS Gothic" w:hAnsi="Cambria Math" w:cs="MS Gothic" w:hint="eastAsia"/>
                <w:sz w:val="20"/>
                <w:szCs w:val="20"/>
              </w:rPr>
              <m:t>⋅</m:t>
            </w:ins>
          </m:r>
          <m:func>
            <m:funcPr>
              <m:ctrlPr>
                <w:ins w:id="1425" w:author="SU FONG" w:date="2020-09-17T13:1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funcPr>
            <m:fName>
              <m:r>
                <m:rPr>
                  <m:sty m:val="p"/>
                </m:rPr>
                <w:rPr>
                  <w:rFonts w:ascii="Cambria Math"/>
                  <w:sz w:val="20"/>
                  <w:szCs w:val="20"/>
                </w:rPr>
                <m:t>cos</m:t>
              </m:r>
              <m:ctrlPr>
                <w:ins w:id="1426" w:author="SU FONG" w:date="2020-09-17T13:10:00Z">
                  <w:rPr>
                    <w:rFonts w:ascii="Cambria Math" w:eastAsia="MS Gothic" w:hAnsi="Cambria Math" w:cs="MS Gothic"/>
                    <w:i/>
                    <w:sz w:val="20"/>
                    <w:szCs w:val="20"/>
                  </w:rPr>
                </w:ins>
              </m:ctrlPr>
            </m:fName>
            <m:e>
              <m:r>
                <w:ins w:id="1427" w:author="SU FONG" w:date="2020-09-17T13:10:00Z">
                  <w:rPr>
                    <w:rFonts w:ascii="Cambria Math"/>
                    <w:sz w:val="20"/>
                    <w:szCs w:val="20"/>
                  </w:rPr>
                  <m:t>θ</m:t>
                </w:ins>
              </m:r>
            </m:e>
          </m:func>
          <m:r>
            <w:ins w:id="1428" w:author="SU FONG" w:date="2020-09-17T13:10:00Z">
              <w:rPr>
                <w:rFonts w:ascii="Cambria Math"/>
                <w:sz w:val="20"/>
                <w:szCs w:val="20"/>
              </w:rPr>
              <m:t>+</m:t>
            </w:ins>
          </m:r>
          <m:sSub>
            <m:sSubPr>
              <m:ctrlPr>
                <w:ins w:id="1429" w:author="SU FONG" w:date="2020-09-17T13:10:00Z">
                  <w:rPr>
                    <w:rFonts w:ascii="Cambria Math" w:hAnsi="Cambria Math"/>
                    <w:i/>
                    <w:sz w:val="20"/>
                    <w:szCs w:val="20"/>
                  </w:rPr>
                </w:ins>
              </m:ctrlPr>
            </m:sSubPr>
            <m:e>
              <m:r>
                <w:ins w:id="1430" w:author="SU FONG" w:date="2020-09-17T13:10:00Z">
                  <w:rPr>
                    <w:rFonts w:ascii="Cambria Math"/>
                    <w:sz w:val="20"/>
                    <w:szCs w:val="20"/>
                  </w:rPr>
                  <m:t>M</m:t>
                </w:ins>
              </m:r>
              <m:ctrlPr>
                <w:ins w:id="1431" w:author="SU FONG" w:date="2020-09-17T13:10:00Z">
                  <w:rPr>
                    <w:rFonts w:ascii="Cambria Math"/>
                    <w:i/>
                    <w:sz w:val="20"/>
                    <w:szCs w:val="20"/>
                  </w:rPr>
                </w:ins>
              </m:ctrlPr>
            </m:e>
            <m:sub>
              <m:r>
                <w:ins w:id="1432" w:author="SU FONG" w:date="2020-09-17T13:10:00Z">
                  <w:rPr>
                    <w:rFonts w:ascii="Cambria Math"/>
                    <w:sz w:val="20"/>
                    <w:szCs w:val="20"/>
                  </w:rPr>
                  <m:t>d</m:t>
                </w:ins>
              </m:r>
            </m:sub>
          </m:sSub>
          <m:r>
            <w:ins w:id="1433" w:author="SU FONG" w:date="2020-09-17T13:10:00Z">
              <w:rPr>
                <w:rFonts w:ascii="Cambria Math" w:hAnsi="Cambria Math"/>
                <w:sz w:val="20"/>
                <w:szCs w:val="20"/>
              </w:rPr>
              <m:t>=0</m:t>
            </w:ins>
          </m:r>
          <m:d>
            <m:dPr>
              <m:ctrlPr>
                <w:ins w:id="1434" w:author="SU FONG" w:date="2020-09-17T13:10:00Z">
                  <w:rPr>
                    <w:rFonts w:ascii="Cambria Math" w:hAnsi="Cambria Math"/>
                    <w:i/>
                    <w:sz w:val="20"/>
                    <w:szCs w:val="20"/>
                    <w:lang w:eastAsia="zh-CN"/>
                  </w:rPr>
                </w:ins>
              </m:ctrlPr>
            </m:dPr>
            <m:e>
              <m:r>
                <w:ins w:id="1435" w:author="SU FONG" w:date="2020-09-17T14:40:00Z">
                  <w:rPr>
                    <w:rFonts w:ascii="Cambria Math" w:hAnsi="Cambria Math"/>
                    <w:sz w:val="20"/>
                    <w:szCs w:val="20"/>
                    <w:lang w:eastAsia="zh-CN"/>
                  </w:rPr>
                  <m:t>40</m:t>
                </w:ins>
              </m:r>
            </m:e>
          </m:d>
        </m:oMath>
      </m:oMathPara>
    </w:p>
    <w:p w14:paraId="7D2E829E" w14:textId="78CED8DC" w:rsidR="00E47185" w:rsidRDefault="00D46D6E" w:rsidP="00D46D6E">
      <w:pPr>
        <w:ind w:firstLine="227"/>
        <w:rPr>
          <w:ins w:id="1436" w:author="SU FONG" w:date="2020-09-17T14:45:00Z"/>
          <w:lang w:val="x-none"/>
        </w:rPr>
      </w:pPr>
      <w:ins w:id="1437" w:author="SU FONG" w:date="2020-09-17T14:37:00Z">
        <w:r>
          <w:rPr>
            <w:lang w:val="x-none"/>
          </w:rPr>
          <w:t>不難</w:t>
        </w:r>
      </w:ins>
      <w:ins w:id="1438" w:author="SU FONG" w:date="2020-09-17T14:38:00Z">
        <w:r>
          <w:rPr>
            <w:lang w:val="x-none"/>
          </w:rPr>
          <w:t>看出</w:t>
        </w:r>
        <w:r w:rsidR="00A95B4F">
          <w:rPr>
            <w:lang w:val="x-none"/>
          </w:rPr>
          <w:t>，將</w:t>
        </w:r>
      </w:ins>
      <w:ins w:id="1439" w:author="SU FONG" w:date="2020-09-17T14:39:00Z">
        <w:r w:rsidR="00A95B4F">
          <w:t>M</w:t>
        </w:r>
        <w:r w:rsidR="00A95B4F">
          <w:rPr>
            <w:vertAlign w:val="subscript"/>
          </w:rPr>
          <w:t>d</w:t>
        </w:r>
        <w:r w:rsidR="00A95B4F">
          <w:rPr>
            <w:lang w:val="x-none"/>
          </w:rPr>
          <w:t>設為</w:t>
        </w:r>
      </w:ins>
      <w:ins w:id="1440" w:author="SU FONG" w:date="2020-09-17T14:40:00Z">
        <w:r w:rsidR="00A95B4F">
          <w:rPr>
            <w:rFonts w:hint="eastAsia"/>
            <w:lang w:val="x-none"/>
          </w:rPr>
          <w:t>0</w:t>
        </w:r>
        <w:r w:rsidR="00A95B4F">
          <w:rPr>
            <w:lang w:val="x-none"/>
          </w:rPr>
          <w:t>時，</w:t>
        </w:r>
      </w:ins>
      <w:ins w:id="1441" w:author="SU FONG" w:date="2020-09-17T14:41:00Z">
        <w:r w:rsidR="00A95B4F">
          <w:rPr>
            <w:lang w:val="x-none"/>
          </w:rPr>
          <w:t>上式</w:t>
        </w:r>
      </w:ins>
      <w:ins w:id="1442" w:author="SU FONG" w:date="2020-09-17T14:42:00Z">
        <w:r w:rsidR="00A95B4F">
          <w:rPr>
            <w:lang w:val="x-none"/>
          </w:rPr>
          <w:t>則會變成一個</w:t>
        </w:r>
      </w:ins>
      <w:ins w:id="1443" w:author="SU FONG" w:date="2020-09-17T14:43:00Z">
        <w:r w:rsidR="00A95B4F">
          <w:rPr>
            <w:lang w:val="x-none"/>
          </w:rPr>
          <w:t>各彈性材料的安裝位置和</w:t>
        </w:r>
        <w:r w:rsidR="00A95B4F">
          <w:rPr>
            <w:lang w:val="el-GR"/>
          </w:rPr>
          <w:t>θ</w:t>
        </w:r>
        <w:r w:rsidR="00A95B4F">
          <w:rPr>
            <w:lang w:val="x-none"/>
          </w:rPr>
          <w:t>的關</w:t>
        </w:r>
        <w:r w:rsidR="00A95B4F">
          <w:rPr>
            <w:rFonts w:hint="eastAsia"/>
            <w:lang w:val="x-none"/>
          </w:rPr>
          <w:t>係</w:t>
        </w:r>
      </w:ins>
      <w:ins w:id="1444" w:author="SU FONG" w:date="2020-09-17T14:44:00Z">
        <w:r w:rsidR="00A95B4F">
          <w:rPr>
            <w:lang w:val="x-none"/>
          </w:rPr>
          <w:t>，而</w:t>
        </w:r>
      </w:ins>
      <w:ins w:id="1445" w:author="SU FONG" w:date="2020-09-17T14:45:00Z">
        <w:r w:rsidR="00A95B4F">
          <w:rPr>
            <w:lang w:val="x-none"/>
          </w:rPr>
          <w:t>接下來的目</w:t>
        </w:r>
      </w:ins>
    </w:p>
    <w:p w14:paraId="32626ACF" w14:textId="3DF0D647" w:rsidR="00A95B4F" w:rsidRDefault="00A95B4F" w:rsidP="00D46D6E">
      <w:pPr>
        <w:ind w:firstLine="227"/>
        <w:rPr>
          <w:ins w:id="1446" w:author="SU FONG" w:date="2020-09-17T14:46:00Z"/>
          <w:lang w:val="x-none"/>
        </w:rPr>
      </w:pPr>
      <w:ins w:id="1447" w:author="SU FONG" w:date="2020-09-17T14:45:00Z">
        <w:r>
          <w:rPr>
            <w:lang w:val="x-none"/>
          </w:rPr>
          <w:t>的則是找出一種彈性材料的安裝方式，令在不同的角度下上式都成立</w:t>
        </w:r>
      </w:ins>
      <w:ins w:id="1448" w:author="SU FONG" w:date="2020-09-17T14:46:00Z">
        <w:r>
          <w:rPr>
            <w:lang w:val="x-none"/>
          </w:rPr>
          <w:t>，即機構於任意角度皆可達</w:t>
        </w:r>
      </w:ins>
    </w:p>
    <w:p w14:paraId="5B5940A7" w14:textId="3773B564" w:rsidR="00A95B4F" w:rsidRPr="00A95B4F" w:rsidRDefault="00A95B4F" w:rsidP="00D46D6E">
      <w:pPr>
        <w:ind w:firstLine="227"/>
        <w:rPr>
          <w:rFonts w:hint="eastAsia"/>
          <w:lang w:val="x-none"/>
          <w:rPrChange w:id="1449" w:author="SU FONG" w:date="2020-09-17T14:43:00Z">
            <w:rPr>
              <w:noProof/>
              <w:lang w:val="x-none"/>
            </w:rPr>
          </w:rPrChange>
        </w:rPr>
        <w:pPrChange w:id="1450" w:author="SU FONG" w:date="2020-09-17T14:38:00Z">
          <w:pPr/>
        </w:pPrChange>
      </w:pPr>
      <w:ins w:id="1451" w:author="SU FONG" w:date="2020-09-17T14:46:00Z">
        <w:r>
          <w:rPr>
            <w:lang w:val="x-none"/>
          </w:rPr>
          <w:t>到平衡。</w:t>
        </w:r>
      </w:ins>
    </w:p>
    <w:p w14:paraId="0EF67CB5" w14:textId="0B17F56A" w:rsidR="00BE4587" w:rsidRPr="009A5C0A" w:rsidDel="003C6E0D" w:rsidRDefault="00BE4587">
      <w:pPr>
        <w:pStyle w:val="Heading1"/>
        <w:rPr>
          <w:del w:id="1452" w:author="SU FONG" w:date="2020-09-16T20:41:00Z"/>
          <w:noProof/>
        </w:rPr>
        <w:pPrChange w:id="1453" w:author="SU FONG" w:date="2020-09-16T20:55:00Z">
          <w:pPr/>
        </w:pPrChange>
      </w:pPr>
    </w:p>
    <w:p w14:paraId="6B56FCB8" w14:textId="77777777" w:rsidR="00F8184A" w:rsidRDefault="00F8184A" w:rsidP="00390290">
      <w:pPr>
        <w:pStyle w:val="Heading1"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atlab</w:t>
      </w:r>
      <w:r>
        <w:rPr>
          <w:noProof/>
        </w:rPr>
        <w:t xml:space="preserve"> </w:t>
      </w:r>
      <w:r>
        <w:rPr>
          <w:rFonts w:hint="eastAsia"/>
          <w:noProof/>
        </w:rPr>
        <w:t>驗算</w:t>
      </w:r>
    </w:p>
    <w:p w14:paraId="2E4CD687" w14:textId="17617618" w:rsidR="001D20D2" w:rsidRDefault="0070271A" w:rsidP="00390290">
      <w:pPr>
        <w:pStyle w:val="Heading2"/>
      </w:pPr>
      <w:r>
        <w:rPr>
          <w:rFonts w:hint="eastAsia"/>
        </w:rPr>
        <w:t>橡皮筋長度曲線簇</w:t>
      </w:r>
    </w:p>
    <w:p w14:paraId="1E0F932E" w14:textId="60C5DD8B" w:rsidR="001D20D2" w:rsidRPr="001D20D2" w:rsidRDefault="006E2414" w:rsidP="00A51C64">
      <w:pPr>
        <w:pStyle w:val="Heading3"/>
      </w:pPr>
      <w:r>
        <w:rPr>
          <w:rFonts w:eastAsia="SimSun" w:hint="eastAsia"/>
          <w:lang w:eastAsia="zh-TW"/>
        </w:rPr>
        <w:t xml:space="preserve"> </w:t>
      </w:r>
      <w:r w:rsidR="002F7E3A">
        <w:rPr>
          <w:rFonts w:eastAsia="SimSun" w:hint="eastAsia"/>
        </w:rPr>
        <w:t>程序</w:t>
      </w:r>
    </w:p>
    <w:p w14:paraId="1AA943BC" w14:textId="77777777" w:rsidR="00356B5A" w:rsidRDefault="00356B5A" w:rsidP="00356B5A">
      <w:pPr>
        <w:pStyle w:val="program"/>
      </w:pPr>
      <w:r>
        <w:t>clear;</w:t>
      </w:r>
    </w:p>
    <w:p w14:paraId="6A984349" w14:textId="77777777" w:rsidR="00356B5A" w:rsidRDefault="00356B5A" w:rsidP="00356B5A">
      <w:pPr>
        <w:pStyle w:val="program"/>
      </w:pPr>
      <w:r>
        <w:rPr>
          <w:rFonts w:hint="eastAsia"/>
        </w:rPr>
        <w:t>theta=-45:1:45;  %</w:t>
      </w:r>
      <w:r>
        <w:rPr>
          <w:rFonts w:hint="eastAsia"/>
        </w:rPr>
        <w:t>定義角度</w:t>
      </w:r>
    </w:p>
    <w:p w14:paraId="6E5A2600" w14:textId="77777777" w:rsidR="00356B5A" w:rsidRDefault="00356B5A" w:rsidP="00356B5A">
      <w:pPr>
        <w:pStyle w:val="program"/>
      </w:pPr>
      <w:r>
        <w:rPr>
          <w:rFonts w:hint="eastAsia"/>
        </w:rPr>
        <w:t>%****************</w:t>
      </w:r>
      <w:r>
        <w:rPr>
          <w:rFonts w:hint="eastAsia"/>
        </w:rPr>
        <w:t>定義基礎結構尺寸</w:t>
      </w:r>
      <w:r>
        <w:rPr>
          <w:rFonts w:hint="eastAsia"/>
        </w:rPr>
        <w:t>***********************</w:t>
      </w:r>
    </w:p>
    <w:p w14:paraId="1370D014" w14:textId="77777777" w:rsidR="00356B5A" w:rsidRDefault="00356B5A" w:rsidP="00356B5A">
      <w:pPr>
        <w:pStyle w:val="program"/>
      </w:pPr>
      <w:r>
        <w:rPr>
          <w:rFonts w:hint="eastAsia"/>
        </w:rPr>
        <w:t>O1O_1=762 ;   %</w:t>
      </w:r>
      <w:r>
        <w:rPr>
          <w:rFonts w:hint="eastAsia"/>
        </w:rPr>
        <w:t>上部下連桿長度</w:t>
      </w:r>
    </w:p>
    <w:p w14:paraId="69EB4F54" w14:textId="77777777" w:rsidR="00356B5A" w:rsidRDefault="00356B5A" w:rsidP="00356B5A">
      <w:pPr>
        <w:pStyle w:val="program"/>
      </w:pPr>
      <w:r>
        <w:rPr>
          <w:rFonts w:hint="eastAsia"/>
        </w:rPr>
        <w:t>O1O2=254;     %</w:t>
      </w:r>
      <w:r>
        <w:rPr>
          <w:rFonts w:hint="eastAsia"/>
        </w:rPr>
        <w:t>上部豎桿長度：後端</w:t>
      </w:r>
    </w:p>
    <w:p w14:paraId="034F2EF9" w14:textId="77777777" w:rsidR="00356B5A" w:rsidRDefault="00356B5A" w:rsidP="00356B5A">
      <w:pPr>
        <w:pStyle w:val="program"/>
      </w:pPr>
      <w:r>
        <w:rPr>
          <w:rFonts w:hint="eastAsia"/>
        </w:rPr>
        <w:t>O3O_3=647.7;  %</w:t>
      </w:r>
      <w:r>
        <w:rPr>
          <w:rFonts w:hint="eastAsia"/>
        </w:rPr>
        <w:t>下部上連桿長度</w:t>
      </w:r>
    </w:p>
    <w:p w14:paraId="0FC9B7B0" w14:textId="77777777" w:rsidR="00356B5A" w:rsidRDefault="00356B5A" w:rsidP="00356B5A">
      <w:pPr>
        <w:pStyle w:val="program"/>
      </w:pPr>
    </w:p>
    <w:p w14:paraId="48989B61" w14:textId="77777777" w:rsidR="00356B5A" w:rsidRDefault="00356B5A" w:rsidP="00356B5A">
      <w:pPr>
        <w:pStyle w:val="program"/>
      </w:pPr>
      <w:r>
        <w:rPr>
          <w:rFonts w:hint="eastAsia"/>
        </w:rPr>
        <w:t>O1P1=1:10:762; O2P2=0;  %</w:t>
      </w:r>
      <w:r>
        <w:rPr>
          <w:rFonts w:hint="eastAsia"/>
        </w:rPr>
        <w:t>上部橡皮筋固定點</w:t>
      </w:r>
    </w:p>
    <w:p w14:paraId="218DAAD0" w14:textId="77777777" w:rsidR="00356B5A" w:rsidRDefault="00356B5A" w:rsidP="00356B5A">
      <w:pPr>
        <w:pStyle w:val="program"/>
      </w:pPr>
      <w:r>
        <w:rPr>
          <w:rFonts w:hint="eastAsia"/>
        </w:rPr>
        <w:t>O3P3=350; O4P4=300;    %</w:t>
      </w:r>
      <w:r>
        <w:rPr>
          <w:rFonts w:hint="eastAsia"/>
        </w:rPr>
        <w:t>下部橡皮筋固定點</w:t>
      </w:r>
    </w:p>
    <w:p w14:paraId="52DEA77B" w14:textId="77777777" w:rsidR="00356B5A" w:rsidRDefault="00356B5A" w:rsidP="00356B5A">
      <w:pPr>
        <w:pStyle w:val="program"/>
      </w:pPr>
    </w:p>
    <w:p w14:paraId="42CC032F" w14:textId="77777777" w:rsidR="00356B5A" w:rsidRDefault="00356B5A" w:rsidP="00356B5A">
      <w:pPr>
        <w:pStyle w:val="program"/>
      </w:pPr>
      <w:r>
        <w:rPr>
          <w:rFonts w:hint="eastAsia"/>
        </w:rPr>
        <w:t>%*************</w:t>
      </w:r>
      <w:r>
        <w:rPr>
          <w:rFonts w:hint="eastAsia"/>
        </w:rPr>
        <w:t>導出其它衍生結構構尺寸</w:t>
      </w:r>
      <w:r>
        <w:rPr>
          <w:rFonts w:hint="eastAsia"/>
        </w:rPr>
        <w:t>*******************</w:t>
      </w:r>
    </w:p>
    <w:p w14:paraId="27A2F253" w14:textId="5BE8C3C5" w:rsidR="00356B5A" w:rsidRDefault="00356B5A" w:rsidP="00356B5A">
      <w:pPr>
        <w:pStyle w:val="program"/>
      </w:pPr>
      <w:r>
        <w:rPr>
          <w:rFonts w:hint="eastAsia"/>
        </w:rPr>
        <w:t>O2O_2=O1O_1;    %</w:t>
      </w:r>
      <w:r>
        <w:rPr>
          <w:rFonts w:hint="eastAsia"/>
        </w:rPr>
        <w:t>上部上連桿長度</w:t>
      </w:r>
      <w:r>
        <w:rPr>
          <w:rFonts w:hint="eastAsia"/>
        </w:rPr>
        <w:t>=</w:t>
      </w:r>
      <w:r>
        <w:rPr>
          <w:rFonts w:hint="eastAsia"/>
        </w:rPr>
        <w:t>上部下連桿長度</w:t>
      </w:r>
    </w:p>
    <w:p w14:paraId="3137223C" w14:textId="77777777" w:rsidR="00356B5A" w:rsidRDefault="00356B5A" w:rsidP="00356B5A">
      <w:pPr>
        <w:pStyle w:val="program"/>
      </w:pPr>
      <w:r>
        <w:rPr>
          <w:rFonts w:hint="eastAsia"/>
        </w:rPr>
        <w:t>O_1O_2=O1O2;    %</w:t>
      </w:r>
      <w:r>
        <w:rPr>
          <w:rFonts w:hint="eastAsia"/>
        </w:rPr>
        <w:t>上部豎桿長度：前端</w:t>
      </w:r>
      <w:r>
        <w:rPr>
          <w:rFonts w:hint="eastAsia"/>
        </w:rPr>
        <w:t>=</w:t>
      </w:r>
      <w:r>
        <w:rPr>
          <w:rFonts w:hint="eastAsia"/>
        </w:rPr>
        <w:t>後端</w:t>
      </w:r>
    </w:p>
    <w:p w14:paraId="2B292799" w14:textId="77777777" w:rsidR="00356B5A" w:rsidRDefault="00356B5A" w:rsidP="00356B5A">
      <w:pPr>
        <w:pStyle w:val="program"/>
      </w:pPr>
      <w:r>
        <w:rPr>
          <w:rFonts w:hint="eastAsia"/>
        </w:rPr>
        <w:t>P2P_2=O1O2;     %</w:t>
      </w:r>
      <w:r>
        <w:rPr>
          <w:rFonts w:hint="eastAsia"/>
        </w:rPr>
        <w:t>上部橡皮筋投影到豎桿的長度</w:t>
      </w:r>
      <w:r>
        <w:rPr>
          <w:rFonts w:hint="eastAsia"/>
        </w:rPr>
        <w:t>=</w:t>
      </w:r>
      <w:r>
        <w:rPr>
          <w:rFonts w:hint="eastAsia"/>
        </w:rPr>
        <w:t>上部豎桿長度</w:t>
      </w:r>
    </w:p>
    <w:p w14:paraId="64E0DD37" w14:textId="77777777" w:rsidR="00356B5A" w:rsidRDefault="00356B5A" w:rsidP="00356B5A">
      <w:pPr>
        <w:pStyle w:val="program"/>
      </w:pPr>
    </w:p>
    <w:p w14:paraId="21936F82" w14:textId="77777777" w:rsidR="00356B5A" w:rsidRDefault="00356B5A" w:rsidP="00356B5A">
      <w:pPr>
        <w:pStyle w:val="program"/>
      </w:pPr>
      <w:r>
        <w:rPr>
          <w:rFonts w:hint="eastAsia"/>
        </w:rPr>
        <w:t>O4O_4=O3O_3;    %</w:t>
      </w:r>
      <w:r>
        <w:rPr>
          <w:rFonts w:hint="eastAsia"/>
        </w:rPr>
        <w:t>下部下連桿長度</w:t>
      </w:r>
      <w:r>
        <w:rPr>
          <w:rFonts w:hint="eastAsia"/>
        </w:rPr>
        <w:t>=</w:t>
      </w:r>
      <w:r>
        <w:rPr>
          <w:rFonts w:hint="eastAsia"/>
        </w:rPr>
        <w:t>下部上連桿長度</w:t>
      </w:r>
    </w:p>
    <w:p w14:paraId="3029909D" w14:textId="77777777" w:rsidR="00356B5A" w:rsidRDefault="00356B5A" w:rsidP="00356B5A">
      <w:pPr>
        <w:pStyle w:val="program"/>
      </w:pPr>
      <w:r>
        <w:rPr>
          <w:rFonts w:hint="eastAsia"/>
        </w:rPr>
        <w:t>O3O4=O1O2;    %</w:t>
      </w:r>
      <w:r>
        <w:rPr>
          <w:rFonts w:hint="eastAsia"/>
        </w:rPr>
        <w:t>下部豎桿支撐點長度</w:t>
      </w:r>
      <w:r>
        <w:rPr>
          <w:rFonts w:hint="eastAsia"/>
        </w:rPr>
        <w:t>=</w:t>
      </w:r>
      <w:r>
        <w:rPr>
          <w:rFonts w:hint="eastAsia"/>
        </w:rPr>
        <w:t>上部豎桿長度</w:t>
      </w:r>
    </w:p>
    <w:p w14:paraId="459DAE54" w14:textId="77777777" w:rsidR="00356B5A" w:rsidRDefault="00356B5A" w:rsidP="00356B5A">
      <w:pPr>
        <w:pStyle w:val="program"/>
      </w:pPr>
      <w:r>
        <w:rPr>
          <w:rFonts w:hint="eastAsia"/>
        </w:rPr>
        <w:t>O_3O_4=O3O4;    %</w:t>
      </w:r>
      <w:r>
        <w:rPr>
          <w:rFonts w:hint="eastAsia"/>
        </w:rPr>
        <w:t>下部豎桿支撐點長度</w:t>
      </w:r>
      <w:r>
        <w:rPr>
          <w:rFonts w:hint="eastAsia"/>
        </w:rPr>
        <w:t>=</w:t>
      </w:r>
      <w:r>
        <w:rPr>
          <w:rFonts w:hint="eastAsia"/>
        </w:rPr>
        <w:t>上部豎桿長度</w:t>
      </w:r>
    </w:p>
    <w:p w14:paraId="4D359772" w14:textId="77777777" w:rsidR="00356B5A" w:rsidRDefault="00356B5A" w:rsidP="00356B5A">
      <w:pPr>
        <w:pStyle w:val="program"/>
      </w:pPr>
      <w:r>
        <w:rPr>
          <w:rFonts w:hint="eastAsia"/>
        </w:rPr>
        <w:t>P3P_3=O3O4;     %</w:t>
      </w:r>
      <w:r>
        <w:rPr>
          <w:rFonts w:hint="eastAsia"/>
        </w:rPr>
        <w:t>下部橡皮筋投影到豎桿的長度</w:t>
      </w:r>
    </w:p>
    <w:p w14:paraId="1BFFBC78" w14:textId="77777777" w:rsidR="00356B5A" w:rsidRDefault="00356B5A" w:rsidP="00356B5A">
      <w:pPr>
        <w:pStyle w:val="program"/>
      </w:pPr>
    </w:p>
    <w:p w14:paraId="3CEE0915" w14:textId="77777777" w:rsidR="00356B5A" w:rsidRDefault="00356B5A" w:rsidP="00356B5A">
      <w:pPr>
        <w:pStyle w:val="program"/>
      </w:pPr>
      <w:r>
        <w:t>%*****************************************************</w:t>
      </w:r>
    </w:p>
    <w:p w14:paraId="12DF3B08" w14:textId="77777777" w:rsidR="00356B5A" w:rsidRDefault="00356B5A" w:rsidP="00356B5A">
      <w:pPr>
        <w:pStyle w:val="program"/>
      </w:pPr>
    </w:p>
    <w:p w14:paraId="18E85190" w14:textId="71169E8C" w:rsidR="00356B5A" w:rsidRDefault="00356B5A" w:rsidP="00356B5A">
      <w:pPr>
        <w:pStyle w:val="program"/>
      </w:pPr>
      <w:r>
        <w:rPr>
          <w:rFonts w:hint="eastAsia"/>
        </w:rPr>
        <w:t>%**************</w:t>
      </w:r>
      <w:r>
        <w:rPr>
          <w:rFonts w:hint="eastAsia"/>
        </w:rPr>
        <w:t>計算橡皮筋長度</w:t>
      </w:r>
      <w:r>
        <w:rPr>
          <w:rFonts w:hint="eastAsia"/>
        </w:rPr>
        <w:t>***************************</w:t>
      </w:r>
    </w:p>
    <w:p w14:paraId="238DC8DF" w14:textId="77777777" w:rsidR="00356B5A" w:rsidRDefault="00356B5A" w:rsidP="00356B5A">
      <w:pPr>
        <w:pStyle w:val="program"/>
      </w:pPr>
      <w:r>
        <w:rPr>
          <w:rFonts w:hint="eastAsia"/>
        </w:rPr>
        <w:t>%</w:t>
      </w:r>
      <w:r>
        <w:rPr>
          <w:rFonts w:hint="eastAsia"/>
        </w:rPr>
        <w:t>無論</w:t>
      </w:r>
      <w:r>
        <w:rPr>
          <w:rFonts w:hint="eastAsia"/>
        </w:rPr>
        <w:t>O1P1&gt;O2P2</w:t>
      </w:r>
      <w:r>
        <w:rPr>
          <w:rFonts w:hint="eastAsia"/>
        </w:rPr>
        <w:t>或者</w:t>
      </w:r>
      <w:r>
        <w:rPr>
          <w:rFonts w:hint="eastAsia"/>
        </w:rPr>
        <w:t>O1P1&lt;O2P2 P1P2</w:t>
      </w:r>
      <w:r>
        <w:rPr>
          <w:rFonts w:hint="eastAsia"/>
        </w:rPr>
        <w:t>的計算方式都用餘弦定理，參照分析文檔</w:t>
      </w:r>
    </w:p>
    <w:p w14:paraId="115FD866" w14:textId="77777777" w:rsidR="00356B5A" w:rsidRDefault="00356B5A" w:rsidP="00356B5A">
      <w:pPr>
        <w:pStyle w:val="program"/>
      </w:pPr>
      <w:r>
        <w:t>P1P_2=O1P1-O2P2;            %</w:t>
      </w:r>
      <w:r>
        <w:rPr>
          <w:rFonts w:hint="eastAsia"/>
        </w:rPr>
        <w:t>计算橡皮筋的兩個固定點的距離差</w:t>
      </w:r>
      <w:r>
        <w:t xml:space="preserve"> </w:t>
      </w:r>
    </w:p>
    <w:p w14:paraId="24FD7C2D" w14:textId="77777777" w:rsidR="00356B5A" w:rsidRDefault="00356B5A" w:rsidP="00356B5A">
      <w:pPr>
        <w:pStyle w:val="program"/>
        <w:rPr>
          <w:lang w:eastAsia="zh-CN"/>
        </w:rPr>
      </w:pPr>
      <w:r w:rsidRPr="00356B5A">
        <w:rPr>
          <w:rFonts w:hint="eastAsia"/>
          <w:highlight w:val="yellow"/>
          <w:lang w:eastAsia="zh-CN"/>
        </w:rPr>
        <w:t>[P1P_2_mesh,theta_mesh]=</w:t>
      </w:r>
      <w:proofErr w:type="spellStart"/>
      <w:r w:rsidRPr="00356B5A">
        <w:rPr>
          <w:rFonts w:hint="eastAsia"/>
          <w:highlight w:val="yellow"/>
          <w:lang w:eastAsia="zh-CN"/>
        </w:rPr>
        <w:t>meshgrid</w:t>
      </w:r>
      <w:proofErr w:type="spellEnd"/>
      <w:r w:rsidRPr="00356B5A">
        <w:rPr>
          <w:rFonts w:hint="eastAsia"/>
          <w:highlight w:val="yellow"/>
          <w:lang w:eastAsia="zh-CN"/>
        </w:rPr>
        <w:t>(P1P_2,theta);  %</w:t>
      </w:r>
      <w:r w:rsidRPr="00356B5A">
        <w:rPr>
          <w:rFonts w:hint="eastAsia"/>
          <w:highlight w:val="yellow"/>
          <w:lang w:eastAsia="zh-CN"/>
        </w:rPr>
        <w:t>形成曲線族的參數集合</w:t>
      </w:r>
    </w:p>
    <w:p w14:paraId="2B9189E3" w14:textId="77777777" w:rsidR="00356B5A" w:rsidRDefault="00356B5A" w:rsidP="00356B5A">
      <w:pPr>
        <w:pStyle w:val="program"/>
        <w:rPr>
          <w:lang w:eastAsia="zh-CN"/>
        </w:rPr>
      </w:pPr>
    </w:p>
    <w:p w14:paraId="0963A482" w14:textId="77777777" w:rsidR="00356B5A" w:rsidRDefault="00356B5A" w:rsidP="00356B5A">
      <w:pPr>
        <w:pStyle w:val="program"/>
        <w:rPr>
          <w:lang w:eastAsia="zh-CN"/>
        </w:rPr>
      </w:pPr>
      <w:r>
        <w:rPr>
          <w:lang w:eastAsia="zh-CN"/>
        </w:rPr>
        <w:t>P1P2=sqrt(P1P_2_</w:t>
      </w:r>
      <w:proofErr w:type="gramStart"/>
      <w:r>
        <w:rPr>
          <w:lang w:eastAsia="zh-CN"/>
        </w:rPr>
        <w:t>mesh.^</w:t>
      </w:r>
      <w:proofErr w:type="gramEnd"/>
      <w:r>
        <w:rPr>
          <w:lang w:eastAsia="zh-CN"/>
        </w:rPr>
        <w:t xml:space="preserve">2+P2P_2^2-2*cosd(90-theta_mesh).*P1P_2_mesh.*P2P_2); </w:t>
      </w:r>
    </w:p>
    <w:p w14:paraId="4EAAB6F0" w14:textId="77777777" w:rsidR="00356B5A" w:rsidRDefault="00356B5A" w:rsidP="00356B5A">
      <w:pPr>
        <w:pStyle w:val="program"/>
        <w:rPr>
          <w:lang w:eastAsia="zh-CN"/>
        </w:rPr>
      </w:pPr>
      <w:r>
        <w:rPr>
          <w:lang w:eastAsia="zh-CN"/>
        </w:rPr>
        <w:t>hold on;</w:t>
      </w:r>
    </w:p>
    <w:p w14:paraId="6C566BEA" w14:textId="13683D6E" w:rsidR="00356B5A" w:rsidRDefault="00356B5A" w:rsidP="00356B5A">
      <w:pPr>
        <w:pStyle w:val="program"/>
        <w:rPr>
          <w:lang w:eastAsia="zh-CN"/>
        </w:rPr>
      </w:pPr>
      <w:proofErr w:type="spellStart"/>
      <w:proofErr w:type="gramStart"/>
      <w:r>
        <w:rPr>
          <w:lang w:eastAsia="zh-CN"/>
        </w:rPr>
        <w:t>figure;plot</w:t>
      </w:r>
      <w:proofErr w:type="spellEnd"/>
      <w:proofErr w:type="gramEnd"/>
      <w:r>
        <w:rPr>
          <w:lang w:eastAsia="zh-CN"/>
        </w:rPr>
        <w:t>(theta,P1P2);</w:t>
      </w:r>
    </w:p>
    <w:p w14:paraId="2109590A" w14:textId="7EA99152" w:rsidR="00444F6F" w:rsidRDefault="00444F6F" w:rsidP="00356B5A">
      <w:pPr>
        <w:pStyle w:val="program"/>
        <w:rPr>
          <w:lang w:eastAsia="zh-CN"/>
        </w:rPr>
      </w:pPr>
    </w:p>
    <w:p w14:paraId="0DCB2FEE" w14:textId="77777777" w:rsidR="0058430B" w:rsidRDefault="0058430B" w:rsidP="00356B5A">
      <w:pPr>
        <w:pStyle w:val="program"/>
        <w:rPr>
          <w:lang w:eastAsia="zh-CN"/>
        </w:rPr>
      </w:pPr>
    </w:p>
    <w:p w14:paraId="0BB9FCA0" w14:textId="58F3F3CB" w:rsidR="00444F6F" w:rsidDel="003C6E0D" w:rsidRDefault="0058430B" w:rsidP="009119D0">
      <w:pPr>
        <w:pStyle w:val="Heading1"/>
        <w:rPr>
          <w:del w:id="1454" w:author="SU FONG" w:date="2020-09-16T20:45:00Z"/>
        </w:rPr>
      </w:pPr>
      <w:del w:id="1455" w:author="SU FONG" w:date="2020-09-16T20:45:00Z">
        <w:r w:rsidDel="003C6E0D">
          <w:rPr>
            <w:rFonts w:hint="eastAsia"/>
          </w:rPr>
          <w:delText>整體計算</w:delText>
        </w:r>
      </w:del>
    </w:p>
    <w:p w14:paraId="226A465A" w14:textId="722D65A9" w:rsidR="007B1741" w:rsidDel="003C6E0D" w:rsidRDefault="007B1741" w:rsidP="003C6E0D">
      <w:pPr>
        <w:pStyle w:val="Heading2"/>
        <w:rPr>
          <w:del w:id="1456" w:author="SU FONG" w:date="2020-09-16T20:45:00Z"/>
          <w:rFonts w:eastAsia="SimSun"/>
          <w:lang w:eastAsia="zh-CN"/>
        </w:rPr>
      </w:pPr>
      <w:del w:id="1457" w:author="SU FONG" w:date="2020-09-16T20:45:00Z">
        <w:r w:rsidDel="003C6E0D">
          <w:rPr>
            <w:rFonts w:hint="eastAsia"/>
            <w:lang w:eastAsia="zh-CN"/>
          </w:rPr>
          <w:delText>整體計算的力偶</w:delText>
        </w:r>
        <w:r w:rsidR="00D61164" w:rsidDel="003C6E0D">
          <w:rPr>
            <w:rFonts w:hint="eastAsia"/>
            <w:lang w:eastAsia="zh-CN"/>
          </w:rPr>
          <w:delText>驗算</w:delText>
        </w:r>
      </w:del>
    </w:p>
    <w:p w14:paraId="4085F1F3" w14:textId="0085CE2E" w:rsidR="001B2AED" w:rsidRPr="00367EF4" w:rsidDel="003C6E0D" w:rsidRDefault="001B2AED" w:rsidP="001C0093">
      <w:pPr>
        <w:pStyle w:val="Heading3"/>
        <w:rPr>
          <w:del w:id="1458" w:author="SU FONG" w:date="2020-09-16T20:45:00Z"/>
        </w:rPr>
      </w:pPr>
      <w:del w:id="1459" w:author="SU FONG" w:date="2020-09-16T20:45:00Z">
        <w:r w:rsidDel="003C6E0D">
          <w:delText>上部</w:delText>
        </w:r>
        <w:r w:rsidRPr="00367EF4" w:rsidDel="003C6E0D">
          <w:delText>竖杆</w:delText>
        </w:r>
      </w:del>
    </w:p>
    <w:p w14:paraId="6D9FCF8A" w14:textId="079F56E0" w:rsidR="001B2AED" w:rsidRPr="00DC1251" w:rsidDel="003C6E0D" w:rsidRDefault="001B2AED" w:rsidP="001B2AED">
      <w:pPr>
        <w:rPr>
          <w:del w:id="1460" w:author="SU FONG" w:date="2020-09-16T20:45:00Z"/>
          <w:rFonts w:eastAsia="SimSun"/>
          <w:lang w:eastAsia="zh-CN"/>
        </w:rPr>
      </w:pPr>
      <w:del w:id="1461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将上部拆解，对于</w:delText>
        </w:r>
      </w:del>
      <m:oMath>
        <m:sSub>
          <m:sSubPr>
            <m:ctrlPr>
              <w:del w:id="1462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463" w:author="SU FONG" w:date="2020-09-16T20:45:00Z">
                <w:rPr>
                  <w:rFonts w:ascii="Cambria Math" w:hAnsi="Cambria Math"/>
                  <w:lang w:eastAsia="zh-CN"/>
                </w:rPr>
                <m:t>O</m:t>
              </w:del>
            </m:r>
          </m:e>
          <m:sub>
            <m:r>
              <w:del w:id="1464" w:author="SU FONG" w:date="2020-09-16T20:45:00Z">
                <w:rPr>
                  <w:rFonts w:ascii="Cambria Math" w:hAnsi="Cambria Math"/>
                  <w:lang w:eastAsia="zh-CN"/>
                </w:rPr>
                <m:t>1</m:t>
              </w:del>
            </m:r>
          </m:sub>
        </m:sSub>
        <m:sSubSup>
          <m:sSubSupPr>
            <m:ctrlPr>
              <w:del w:id="1465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466" w:author="SU FONG" w:date="2020-09-16T20:45:00Z">
                <w:rPr>
                  <w:rFonts w:ascii="Cambria Math" w:hAnsi="Cambria Math"/>
                  <w:lang w:eastAsia="zh-CN"/>
                </w:rPr>
                <m:t>O</m:t>
              </w:del>
            </m:r>
          </m:e>
          <m:sub>
            <m:r>
              <w:del w:id="1467" w:author="SU FONG" w:date="2020-09-16T20:45:00Z">
                <w:rPr>
                  <w:rFonts w:ascii="Cambria Math" w:hAnsi="Cambria Math"/>
                  <w:lang w:eastAsia="zh-CN"/>
                </w:rPr>
                <m:t>1</m:t>
              </w:del>
            </m:r>
          </m:sub>
          <m:sup>
            <m:r>
              <w:del w:id="1468" w:author="SU FONG" w:date="2020-09-16T20:45:00Z">
                <w:rPr>
                  <w:rFonts w:ascii="Cambria Math" w:hAnsi="Cambria Math"/>
                  <w:lang w:eastAsia="zh-CN"/>
                </w:rPr>
                <m:t>'</m:t>
              </w:del>
            </m:r>
          </m:sup>
        </m:sSubSup>
      </m:oMath>
      <w:del w:id="1469" w:author="SU FONG" w:date="2020-09-16T20:45:00Z">
        <w:r w:rsidDel="003C6E0D">
          <w:rPr>
            <w:lang w:eastAsia="zh-CN"/>
          </w:rPr>
          <w:delText>来说由于固连了其它设备</w:delText>
        </w:r>
        <w:r w:rsidDel="003C6E0D">
          <w:rPr>
            <w:rFonts w:eastAsia="SimSun" w:hint="eastAsia"/>
            <w:lang w:eastAsia="zh-CN"/>
          </w:rPr>
          <w:delText>，所以会有</w:delText>
        </w:r>
      </w:del>
      <m:oMath>
        <m:sSub>
          <m:sSubPr>
            <m:ctrlPr>
              <w:del w:id="1470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471" w:author="SU FONG" w:date="2020-09-16T20:45:00Z">
                <w:rPr>
                  <w:rFonts w:ascii="Cambria Math" w:hAnsi="Cambria Math"/>
                  <w:lang w:eastAsia="zh-CN"/>
                </w:rPr>
                <m:t>G</m:t>
              </w:del>
            </m:r>
          </m:e>
          <m:sub>
            <m:sSub>
              <m:sSubPr>
                <m:ctrlPr>
                  <w:del w:id="1472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473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474" w:author="SU FONG" w:date="2020-09-16T20:45:00Z">
                    <w:rPr>
                      <w:rFonts w:ascii="Cambria Math" w:hAnsi="Cambria Math"/>
                      <w:lang w:eastAsia="zh-CN"/>
                    </w:rPr>
                    <m:t>1</m:t>
                  </w:del>
                </m:r>
              </m:sub>
            </m:sSub>
            <m:sSubSup>
              <m:sSubSupPr>
                <m:ctrlPr>
                  <w:del w:id="1475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476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477" w:author="SU FONG" w:date="2020-09-16T20:45:00Z">
                    <w:rPr>
                      <w:rFonts w:ascii="Cambria Math" w:hAns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1478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</m:sSub>
      </m:oMath>
      <w:del w:id="1479" w:author="SU FONG" w:date="2020-09-16T20:45:00Z">
        <w:r w:rsidDel="003C6E0D">
          <w:rPr>
            <w:lang w:eastAsia="zh-CN"/>
          </w:rPr>
          <w:delText>作用</w:delText>
        </w:r>
        <w:r w:rsidDel="003C6E0D">
          <w:rPr>
            <w:rFonts w:eastAsia="SimSun" w:hint="eastAsia"/>
            <w:lang w:eastAsia="zh-CN"/>
          </w:rPr>
          <w:delText>，由</w:delText>
        </w:r>
      </w:del>
      <m:oMath>
        <m:nary>
          <m:naryPr>
            <m:chr m:val="∑"/>
            <m:subHide m:val="1"/>
            <m:supHide m:val="1"/>
            <m:ctrlPr>
              <w:del w:id="1480" w:author="SU FONG" w:date="2020-09-16T20:45:00Z">
                <w:rPr>
                  <w:rFonts w:ascii="Cambria Math" w:hAnsi="Cambria Math"/>
                  <w:i/>
                </w:rPr>
              </w:del>
            </m:ctrlPr>
          </m:naryPr>
          <m:sub/>
          <m:sup/>
          <m:e>
            <m:sSub>
              <m:sSubPr>
                <m:ctrlPr>
                  <w:del w:id="148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482" w:author="SU FONG" w:date="2020-09-16T20:45:00Z">
                    <w:rPr>
                      <w:rFonts w:ascii="Cambria Math" w:hAnsi="Cambria Math"/>
                      <w:lang w:eastAsia="zh-CN"/>
                    </w:rPr>
                    <m:t>H</m:t>
                  </w:del>
                </m:r>
              </m:e>
              <m:sub>
                <m:r>
                  <w:del w:id="1483" w:author="SU FONG" w:date="2020-09-16T20:45:00Z">
                    <w:rPr>
                      <w:rFonts w:ascii="Cambria Math" w:hAnsi="Cambria Math"/>
                      <w:lang w:eastAsia="zh-CN"/>
                    </w:rPr>
                    <m:t>x</m:t>
                  </w:del>
                </m:r>
              </m:sub>
            </m:sSub>
          </m:e>
        </m:nary>
      </m:oMath>
      <w:del w:id="1484" w:author="SU FONG" w:date="2020-09-16T20:45:00Z">
        <w:r w:rsidDel="003C6E0D">
          <w:rPr>
            <w:rFonts w:eastAsia="SimSun" w:hint="eastAsia"/>
            <w:lang w:eastAsia="zh-CN"/>
          </w:rPr>
          <w:delText>，</w:delText>
        </w:r>
      </w:del>
      <m:oMath>
        <m:nary>
          <m:naryPr>
            <m:chr m:val="∑"/>
            <m:subHide m:val="1"/>
            <m:supHide m:val="1"/>
            <m:ctrlPr>
              <w:del w:id="1485" w:author="SU FONG" w:date="2020-09-16T20:45:00Z">
                <w:rPr>
                  <w:rFonts w:ascii="Cambria Math" w:hAnsi="Cambria Math"/>
                  <w:i/>
                </w:rPr>
              </w:del>
            </m:ctrlPr>
          </m:naryPr>
          <m:sub/>
          <m:sup/>
          <m:e>
            <m:sSub>
              <m:sSubPr>
                <m:ctrlPr>
                  <w:del w:id="1486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487" w:author="SU FONG" w:date="2020-09-16T20:45:00Z">
                    <w:rPr>
                      <w:rFonts w:ascii="Cambria Math"/>
                      <w:lang w:eastAsia="zh-CN"/>
                    </w:rPr>
                    <m:t>V</m:t>
                  </w:del>
                </m:r>
              </m:e>
              <m:sub>
                <m:r>
                  <w:del w:id="1488" w:author="SU FONG" w:date="2020-09-16T20:45:00Z">
                    <w:rPr>
                      <w:rFonts w:ascii="Cambria Math"/>
                      <w:lang w:eastAsia="zh-CN"/>
                    </w:rPr>
                    <m:t>y</m:t>
                  </w:del>
                </m:r>
              </m:sub>
            </m:sSub>
          </m:e>
        </m:nary>
      </m:oMath>
      <w:del w:id="1489" w:author="SU FONG" w:date="2020-09-16T20:45:00Z">
        <w:r w:rsidDel="003C6E0D">
          <w:rPr>
            <w:rFonts w:eastAsia="SimSun" w:hint="eastAsia"/>
            <w:lang w:eastAsia="zh-CN"/>
          </w:rPr>
          <w:delText>，</w:delText>
        </w:r>
        <w:r w:rsidDel="003C6E0D">
          <w:rPr>
            <w:rFonts w:eastAsia="SimSun" w:hint="eastAsia"/>
            <w:i/>
            <w:lang w:eastAsia="zh-CN"/>
          </w:rPr>
          <w:delText>M</w:delText>
        </w:r>
        <w:r w:rsidDel="003C6E0D">
          <w:rPr>
            <w:rFonts w:eastAsia="SimSun" w:hint="eastAsia"/>
            <w:lang w:eastAsia="zh-CN"/>
          </w:rPr>
          <w:delText>受力平衡，可列方程式：</w:delText>
        </w:r>
      </w:del>
    </w:p>
    <w:p w14:paraId="685F20DF" w14:textId="0B4B068E" w:rsidR="004E42A7" w:rsidRPr="004E42A7" w:rsidDel="003C6E0D" w:rsidRDefault="001B2AED" w:rsidP="001B2AED">
      <w:pPr>
        <w:rPr>
          <w:del w:id="1490" w:author="SU FONG" w:date="2020-09-16T20:45:00Z"/>
          <w:rFonts w:ascii="SimSun" w:eastAsia="SimSun" w:hAnsi="SimSun"/>
          <w:lang w:eastAsia="zh-CN"/>
        </w:rPr>
      </w:pPr>
      <w:del w:id="1491" w:author="SU FONG" w:date="2020-09-16T20:45:00Z">
        <w:r w:rsidDel="003C6E0D">
          <w:rPr>
            <w:noProof/>
          </w:rPr>
          <w:drawing>
            <wp:anchor distT="0" distB="0" distL="114300" distR="114300" simplePos="0" relativeHeight="251670528" behindDoc="0" locked="0" layoutInCell="1" allowOverlap="1" wp14:anchorId="26B1AA64" wp14:editId="08E27EB2">
              <wp:simplePos x="457200" y="8247380"/>
              <wp:positionH relativeFrom="column">
                <wp:align>left</wp:align>
              </wp:positionH>
              <wp:positionV relativeFrom="paragraph">
                <wp:align>top</wp:align>
              </wp:positionV>
              <wp:extent cx="860425" cy="1109980"/>
              <wp:effectExtent l="0" t="0" r="0" b="0"/>
              <wp:wrapSquare wrapText="bothSides"/>
              <wp:docPr id="17" name="圖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0425" cy="1109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Del="003C6E0D">
          <w:rPr>
            <w:rFonts w:ascii="SimSun" w:hAnsi="SimSun"/>
            <w:lang w:eastAsia="zh-CN"/>
          </w:rPr>
          <w:br w:type="textWrapping" w:clear="all"/>
        </w:r>
        <w:r w:rsidR="004E42A7" w:rsidDel="003C6E0D">
          <w:rPr>
            <w:rFonts w:eastAsia="SimSun" w:hint="eastAsia"/>
            <w:lang w:eastAsia="zh-CN"/>
          </w:rPr>
          <w:delText>設</w:delText>
        </w:r>
      </w:del>
      <m:oMath>
        <m:sSub>
          <m:sSubPr>
            <m:ctrlPr>
              <w:del w:id="1492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493" w:author="SU FONG" w:date="2020-09-16T20:45:00Z">
                <w:rPr>
                  <w:rFonts w:ascii="Cambria Math"/>
                  <w:lang w:eastAsia="zh-CN"/>
                </w:rPr>
                <m:t>G</m:t>
              </w:del>
            </m:r>
          </m:e>
          <m:sub>
            <m:sSubSup>
              <m:sSubSupPr>
                <m:ctrlPr>
                  <w:del w:id="1494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495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496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1497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sSubSup>
              <m:sSubSupPr>
                <m:ctrlPr>
                  <w:del w:id="1498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499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500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1501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1502" w:author="SU FONG" w:date="2020-09-16T20:45:00Z">
            <w:rPr>
              <w:rFonts w:ascii="Cambria Math" w:eastAsia="SimSun" w:hAnsi="Cambria Math" w:hint="eastAsia"/>
              <w:lang w:eastAsia="zh-CN"/>
            </w:rPr>
            <m:t>=</m:t>
          </w:del>
        </m:r>
        <m:r>
          <w:del w:id="1503" w:author="SU FONG" w:date="2020-09-16T20:45:00Z">
            <w:rPr>
              <w:rFonts w:ascii="Cambria Math" w:hAnsi="Cambria Math"/>
            </w:rPr>
            <m:t>0</m:t>
          </w:del>
        </m:r>
      </m:oMath>
    </w:p>
    <w:p w14:paraId="10875056" w14:textId="30B32EC9" w:rsidR="00336FAF" w:rsidRPr="00336FAF" w:rsidDel="003C6E0D" w:rsidRDefault="009A4F0C" w:rsidP="001B2AED">
      <w:pPr>
        <w:rPr>
          <w:del w:id="1504" w:author="SU FONG" w:date="2020-09-16T20:45:00Z"/>
          <w:rFonts w:eastAsia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del w:id="1505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150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507" w:author="SU FONG" w:date="2020-09-16T20:45:00Z">
                      <w:rPr>
                        <w:rFonts w:ascii="Cambria Math"/>
                      </w:rPr>
                      <m:t>H</m:t>
                    </w:del>
                  </m:r>
                </m:e>
                <m:sub>
                  <m:r>
                    <w:del w:id="1508" w:author="SU FONG" w:date="2020-09-16T20:45:00Z">
                      <w:rPr>
                        <w:rFonts w:ascii="Cambria Math"/>
                      </w:rPr>
                      <m:t>x</m:t>
                    </w:del>
                  </m:r>
                </m:sub>
              </m:sSub>
            </m:e>
          </m:nary>
          <m:r>
            <w:del w:id="1509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1510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511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151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51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514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1515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516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1517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518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151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52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521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522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523" w:author="SU FONG" w:date="2020-09-16T20:45:00Z">
              <w:rPr>
                <w:rFonts w:ascii="Cambria Math"/>
              </w:rPr>
              <m:t>=0</m:t>
            </w:del>
          </m:r>
          <m:d>
            <m:dPr>
              <m:ctrlPr>
                <w:del w:id="1524" w:author="SU FONG" w:date="2020-09-16T20:45:00Z">
                  <w:rPr>
                    <w:rFonts w:ascii="Cambria Math" w:hAnsi="Cambria Math"/>
                    <w:i/>
                  </w:rPr>
                </w:del>
              </m:ctrlPr>
            </m:dPr>
            <m:e>
              <m:r>
                <w:del w:id="1525" w:author="SU FONG" w:date="2020-09-16T20:45:00Z">
                  <w:rPr>
                    <w:rFonts w:ascii="Cambria Math"/>
                  </w:rPr>
                  <m:t>1</m:t>
                </w:del>
              </m:r>
            </m:e>
          </m:d>
          <m:r>
            <w:del w:id="1526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nary>
            <m:naryPr>
              <m:chr m:val="∑"/>
              <m:subHide m:val="1"/>
              <m:supHide m:val="1"/>
              <m:ctrlPr>
                <w:del w:id="1527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152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529" w:author="SU FONG" w:date="2020-09-16T20:45:00Z">
                      <w:rPr>
                        <w:rFonts w:ascii="Cambria Math"/>
                      </w:rPr>
                      <m:t>V</m:t>
                    </w:del>
                  </m:r>
                </m:e>
                <m:sub>
                  <m:r>
                    <w:del w:id="1530" w:author="SU FONG" w:date="2020-09-16T20:45:00Z">
                      <w:rPr>
                        <w:rFonts w:ascii="Cambria Math"/>
                      </w:rPr>
                      <m:t>y</m:t>
                    </w:del>
                  </m:r>
                </m:sub>
              </m:sSub>
            </m:e>
          </m:nary>
          <m:r>
            <w:del w:id="1531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153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533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153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53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536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1537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538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153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540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154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54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543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544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545" w:author="SU FONG" w:date="2020-09-16T20:45:00Z">
              <w:rPr>
                <w:rFonts w:ascii="Microsoft YaHei" w:eastAsia="Microsoft YaHei" w:hAnsi="Microsoft YaHei" w:cs="Microsoft YaHei" w:hint="eastAsia"/>
                <w:highlight w:val="yellow"/>
                <w:lang w:eastAsia="zh-CN"/>
              </w:rPr>
              <m:t>-</m:t>
            </w:del>
          </m:r>
          <m:r>
            <w:del w:id="1546" w:author="SU FONG" w:date="2020-09-16T20:45:00Z">
              <w:rPr>
                <w:rFonts w:ascii="Cambria Math" w:eastAsia="SimSun" w:hAnsi="Cambria Math" w:hint="eastAsia"/>
                <w:highlight w:val="yellow"/>
                <w:lang w:eastAsia="zh-CN"/>
              </w:rPr>
              <m:t>G</m:t>
            </w:del>
          </m:r>
          <m:r>
            <w:del w:id="1547" w:author="SU FONG" w:date="2020-09-16T20:45:00Z">
              <w:rPr>
                <w:rFonts w:ascii="Cambria Math"/>
              </w:rPr>
              <m:t>=0</m:t>
            </w:del>
          </m:r>
          <m:d>
            <m:dPr>
              <m:ctrlPr>
                <w:del w:id="1548" w:author="SU FONG" w:date="2020-09-16T20:45:00Z">
                  <w:rPr>
                    <w:rFonts w:ascii="Cambria Math" w:hAnsi="Cambria Math"/>
                    <w:i/>
                  </w:rPr>
                </w:del>
              </m:ctrlPr>
            </m:dPr>
            <m:e>
              <m:r>
                <w:del w:id="1549" w:author="SU FONG" w:date="2020-09-16T20:45:00Z">
                  <w:rPr>
                    <w:rFonts w:ascii="Cambria Math"/>
                  </w:rPr>
                  <m:t>2</m:t>
                </w:del>
              </m:r>
            </m:e>
          </m:d>
          <m:r>
            <w:del w:id="1550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nary>
            <m:naryPr>
              <m:chr m:val="∑"/>
              <m:limLoc m:val="undOvr"/>
              <m:subHide m:val="1"/>
              <m:supHide m:val="1"/>
              <m:ctrlPr>
                <w:del w:id="1551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155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553" w:author="SU FONG" w:date="2020-09-16T20:45:00Z">
                      <w:rPr>
                        <w:rFonts w:ascii="Cambria Math"/>
                      </w:rPr>
                      <m:t>M</m:t>
                    </w:del>
                  </m:r>
                </m:e>
                <m:sub>
                  <m:sSubSup>
                    <m:sSubSupPr>
                      <m:ctrlPr>
                        <w:del w:id="1554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1555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1556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  <m:sup>
                      <m:r>
                        <w:del w:id="1557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sub>
              </m:sSub>
            </m:e>
          </m:nary>
          <m:r>
            <w:del w:id="1558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155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560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156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56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563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1564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565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1566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Sup>
                <m:sSubSupPr>
                  <m:ctrlPr>
                    <w:del w:id="156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56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569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157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sSubSup>
                <m:sSubSupPr>
                  <m:ctrlPr>
                    <w:del w:id="157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57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573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574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d>
            <m:dPr>
              <m:ctrlPr>
                <w:del w:id="1575" w:author="SU FONG" w:date="2020-09-16T20:45:00Z">
                  <w:rPr>
                    <w:rFonts w:ascii="Cambria Math" w:hAnsi="Cambria Math"/>
                    <w:i/>
                  </w:rPr>
                </w:del>
              </m:ctrlPr>
            </m:dPr>
            <m:e>
              <m:r>
                <w:del w:id="1576" w:author="SU FONG" w:date="2020-09-16T20:45:00Z">
                  <w:rPr>
                    <w:rFonts w:ascii="Cambria Math"/>
                  </w:rPr>
                  <m:t>3</m:t>
                </w:del>
              </m:r>
            </m:e>
          </m:d>
          <m:r>
            <w:del w:id="1577" w:author="SU FONG" w:date="2020-09-16T20:45:00Z">
              <m:rPr>
                <m:sty m:val="p"/>
              </m:rPr>
              <w:rPr>
                <w:lang w:eastAsia="zh-CN"/>
              </w:rPr>
              <w:br w:type="textWrapping" w:clear="all"/>
            </w:del>
          </m:r>
        </m:oMath>
      </m:oMathPara>
    </w:p>
    <w:p w14:paraId="754E33CC" w14:textId="4DEEE314" w:rsidR="001B2AED" w:rsidDel="003C6E0D" w:rsidRDefault="001B2AED" w:rsidP="001B2AED">
      <w:pPr>
        <w:rPr>
          <w:del w:id="1578" w:author="SU FONG" w:date="2020-09-16T20:45:00Z"/>
          <w:rFonts w:eastAsia="SimSun"/>
          <w:lang w:eastAsia="zh-CN"/>
        </w:rPr>
      </w:pPr>
      <w:del w:id="1579" w:author="SU FONG" w:date="2020-09-16T20:45:00Z">
        <w:r w:rsidDel="003C6E0D">
          <w:rPr>
            <w:rFonts w:eastAsia="SimSun" w:hint="eastAsia"/>
            <w:lang w:eastAsia="zh-CN"/>
          </w:rPr>
          <w:delText>由</w:delText>
        </w:r>
        <w:r w:rsidDel="003C6E0D">
          <w:rPr>
            <w:rFonts w:eastAsia="SimSun" w:hint="eastAsia"/>
            <w:lang w:eastAsia="zh-CN"/>
          </w:rPr>
          <w:delText>M</w:delText>
        </w:r>
        <w:r w:rsidDel="003C6E0D">
          <w:rPr>
            <w:rFonts w:eastAsia="SimSun" w:hint="eastAsia"/>
            <w:lang w:eastAsia="zh-CN"/>
          </w:rPr>
          <w:delText>平衡可以算出</w:delText>
        </w:r>
      </w:del>
    </w:p>
    <w:p w14:paraId="54260CCC" w14:textId="6A99B9D6" w:rsidR="001B2AED" w:rsidRPr="0050154D" w:rsidDel="003C6E0D" w:rsidRDefault="009A4F0C" w:rsidP="001B2AED">
      <w:pPr>
        <w:rPr>
          <w:del w:id="1580" w:author="SU FONG" w:date="2020-09-16T20:45:00Z"/>
          <w:lang w:eastAsia="zh-CN"/>
        </w:rPr>
      </w:pPr>
      <m:oMath>
        <m:sSub>
          <m:sSubPr>
            <m:ctrlPr>
              <w:del w:id="1581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582" w:author="SU FONG" w:date="2020-09-16T20:45:00Z">
                <w:rPr>
                  <w:rFonts w:ascii="Cambria Math" w:hAns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1583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584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585" w:author="SU FONG" w:date="2020-09-16T20:45:00Z">
                    <w:rPr>
                      <w:rFonts w:ascii="Cambria Math" w:hAns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1586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1587" w:author="SU FONG" w:date="2020-09-16T20:45:00Z">
            <w:rPr>
              <w:rFonts w:ascii="Cambria Math" w:hAnsi="Cambria Math"/>
              <w:lang w:eastAsia="zh-CN"/>
            </w:rPr>
            <m:t>=</m:t>
          </w:del>
        </m:r>
        <m:sSub>
          <m:sSubPr>
            <m:ctrlPr>
              <w:del w:id="1588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589" w:author="SU FONG" w:date="2020-09-16T20:45:00Z">
                <w:rPr>
                  <w:rFonts w:ascii="Cambria Math" w:hAns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1590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591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592" w:author="SU FONG" w:date="2020-09-16T20:45:00Z">
                    <w:rPr>
                      <w:rFonts w:ascii="Cambria Math" w:hAns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1593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1594" w:author="SU FONG" w:date="2020-09-16T20:45:00Z">
            <w:rPr>
              <w:rFonts w:ascii="Cambria Math" w:eastAsia="SimSun" w:hAnsi="Cambria Math" w:hint="eastAsia"/>
              <w:lang w:eastAsia="zh-CN"/>
            </w:rPr>
            <m:t>=</m:t>
          </w:del>
        </m:r>
        <m:r>
          <w:del w:id="1595" w:author="SU FONG" w:date="2020-09-16T20:45:00Z">
            <w:rPr>
              <w:rFonts w:ascii="Cambria Math" w:hAnsi="Cambria Math"/>
              <w:lang w:eastAsia="zh-CN"/>
            </w:rPr>
            <m:t>0(4)</m:t>
          </w:del>
        </m:r>
      </m:oMath>
      <w:del w:id="1596" w:author="SU FONG" w:date="2020-09-16T20:45:00Z">
        <w:r w:rsidR="001B2AED" w:rsidDel="003C6E0D">
          <w:rPr>
            <w:rFonts w:ascii="SimSun" w:eastAsia="SimSun" w:hAnsi="SimSun" w:hint="eastAsia"/>
            <w:lang w:eastAsia="zh-CN"/>
          </w:rPr>
          <w:delText>，同时</w:delText>
        </w:r>
      </w:del>
      <m:oMath>
        <m:sSub>
          <m:sSubPr>
            <m:ctrlPr>
              <w:del w:id="1597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598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1599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600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601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1602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1603" w:author="SU FONG" w:date="2020-09-16T20:45:00Z">
            <w:rPr>
              <w:rFonts w:ascii="Cambria Math"/>
              <w:lang w:eastAsia="zh-CN"/>
            </w:rPr>
            <m:t>=</m:t>
          </w:del>
        </m:r>
        <m:sSub>
          <m:sSubPr>
            <m:ctrlPr>
              <w:del w:id="1604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605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1606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607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608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1609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1610" w:author="SU FONG" w:date="2020-09-16T20:45:00Z">
            <w:rPr>
              <w:rFonts w:ascii="Cambria Math"/>
              <w:lang w:eastAsia="zh-CN"/>
            </w:rPr>
            <m:t>(5)</m:t>
          </w:del>
        </m:r>
      </m:oMath>
    </w:p>
    <w:p w14:paraId="52C5D955" w14:textId="497B3589" w:rsidR="001B2AED" w:rsidRPr="00397D7C" w:rsidDel="003C6E0D" w:rsidRDefault="001B2AED" w:rsidP="001B2AED">
      <w:pPr>
        <w:rPr>
          <w:del w:id="1611" w:author="SU FONG" w:date="2020-09-16T20:45:00Z"/>
          <w:rFonts w:eastAsia="SimSun"/>
          <w:lang w:eastAsia="zh-CN"/>
        </w:rPr>
      </w:pPr>
      <w:del w:id="1612" w:author="SU FONG" w:date="2020-09-16T20:45:00Z">
        <w:r w:rsidDel="003C6E0D">
          <w:rPr>
            <w:rFonts w:eastAsia="SimSun" w:hint="eastAsia"/>
            <w:lang w:eastAsia="zh-CN"/>
          </w:rPr>
          <w:delText>其中</w:delText>
        </w:r>
      </w:del>
      <m:oMath>
        <m:sSubSup>
          <m:sSubSupPr>
            <m:ctrlPr>
              <w:del w:id="1613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614" w:author="SU FONG" w:date="2020-09-16T20:45:00Z">
                <w:rPr>
                  <w:rFonts w:ascii="Cambria Math" w:hAns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1615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616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617" w:author="SU FONG" w:date="2020-09-16T20:45:00Z">
                    <w:rPr>
                      <w:rFonts w:ascii="Cambria Math" w:hAns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1618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  <m:sup>
            <m:r>
              <w:del w:id="1619" w:author="SU FONG" w:date="2020-09-16T20:45:00Z">
                <w:rPr>
                  <w:rFonts w:ascii="Cambria Math" w:hAnsi="Cambria Math"/>
                  <w:lang w:eastAsia="zh-CN"/>
                </w:rPr>
                <m:t>*</m:t>
              </w:del>
            </m:r>
          </m:sup>
        </m:sSubSup>
        <m:r>
          <w:del w:id="1620" w:author="SU FONG" w:date="2020-09-16T20:45:00Z">
            <w:rPr>
              <w:rFonts w:ascii="Cambria Math" w:hAnsi="Cambria Math"/>
              <w:lang w:eastAsia="zh-CN"/>
            </w:rPr>
            <m:t>(4)</m:t>
          </w:del>
        </m:r>
        <m:r>
          <w:del w:id="1621" w:author="SU FONG" w:date="2020-09-16T20:45:00Z">
            <w:rPr>
              <w:rFonts w:ascii="Cambria Math" w:hAnsi="Cambria Math"/>
              <w:lang w:eastAsia="zh-CN"/>
            </w:rPr>
            <m:t>，</m:t>
          </w:del>
        </m:r>
        <m:sSubSup>
          <m:sSubSupPr>
            <m:ctrlPr>
              <w:del w:id="1622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623" w:author="SU FONG" w:date="2020-09-16T20:45:00Z">
                <w:rPr>
                  <w:rFonts w:ascii="Cambria Math" w:hAns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1624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625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626" w:author="SU FONG" w:date="2020-09-16T20:45:00Z">
                    <w:rPr>
                      <w:rFonts w:ascii="Cambria Math" w:hAns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1627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  <m:sup>
            <m:r>
              <w:del w:id="1628" w:author="SU FONG" w:date="2020-09-16T20:45:00Z">
                <w:rPr>
                  <w:rFonts w:ascii="Cambria Math" w:hAnsi="Cambria Math"/>
                  <w:lang w:eastAsia="zh-CN"/>
                </w:rPr>
                <m:t>*</m:t>
              </w:del>
            </m:r>
          </m:sup>
        </m:sSubSup>
        <m:r>
          <w:del w:id="1629" w:author="SU FONG" w:date="2020-09-16T20:45:00Z">
            <w:rPr>
              <w:rFonts w:ascii="Cambria Math" w:hAnsi="Cambria Math"/>
              <w:lang w:eastAsia="zh-CN"/>
            </w:rPr>
            <m:t>(4)</m:t>
          </w:del>
        </m:r>
      </m:oMath>
      <w:del w:id="1630" w:author="SU FONG" w:date="2020-09-16T20:45:00Z">
        <w:r w:rsidDel="003C6E0D">
          <w:rPr>
            <w:lang w:eastAsia="zh-CN"/>
          </w:rPr>
          <w:delText>确定可求出</w:delText>
        </w:r>
        <w:r w:rsidDel="003C6E0D">
          <w:rPr>
            <w:rFonts w:ascii="SimSun" w:eastAsia="SimSun" w:hAnsi="SimSun" w:hint="eastAsia"/>
            <w:lang w:eastAsia="zh-CN"/>
          </w:rPr>
          <w:delText>(固定可求出的加上标*表示)</w:delText>
        </w:r>
        <w:r w:rsidDel="003C6E0D">
          <w:rPr>
            <w:rFonts w:ascii="SimSun" w:eastAsia="SimSun" w:hAnsi="SimSun"/>
            <w:lang w:eastAsia="zh-CN"/>
          </w:rPr>
          <w:delText xml:space="preserve"> </w:delText>
        </w:r>
      </w:del>
    </w:p>
    <w:p w14:paraId="314DCDFB" w14:textId="59CDB050" w:rsidR="005A6A62" w:rsidDel="003C6E0D" w:rsidRDefault="005A6A62" w:rsidP="00D4174E">
      <w:pPr>
        <w:pStyle w:val="Heading3"/>
        <w:ind w:left="0" w:firstLine="454"/>
        <w:rPr>
          <w:del w:id="1631" w:author="SU FONG" w:date="2020-09-16T20:45:00Z"/>
        </w:rPr>
      </w:pPr>
      <w:del w:id="1632" w:author="SU FONG" w:date="2020-09-16T20:45:00Z">
        <w:r w:rsidDel="003C6E0D">
          <w:rPr>
            <w:rFonts w:hint="eastAsia"/>
          </w:rPr>
          <w:delText>上部上</w:delText>
        </w:r>
        <w:r w:rsidDel="003C6E0D">
          <w:delText>连</w:delText>
        </w:r>
        <w:r w:rsidRPr="00367EF4" w:rsidDel="003C6E0D">
          <w:delText>杆</w:delText>
        </w:r>
      </w:del>
    </w:p>
    <w:p w14:paraId="10E3D5A7" w14:textId="610E4C46" w:rsidR="005A6A62" w:rsidRPr="006B54DB" w:rsidDel="003C6E0D" w:rsidRDefault="005A6A62" w:rsidP="005A6A62">
      <w:pPr>
        <w:rPr>
          <w:del w:id="1633" w:author="SU FONG" w:date="2020-09-16T20:45:00Z"/>
          <w:rFonts w:eastAsia="SimSun"/>
          <w:lang w:eastAsia="zh-CN"/>
        </w:rPr>
      </w:pPr>
      <w:del w:id="1634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对于</w:delText>
        </w:r>
      </w:del>
      <m:oMath>
        <m:sSub>
          <m:sSubPr>
            <m:ctrlPr>
              <w:del w:id="1635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636" w:author="SU FONG" w:date="2020-09-16T20:45:00Z">
                <w:rPr>
                  <w:rFonts w:ascii="Cambria Math" w:hAnsi="Cambria Math"/>
                  <w:lang w:eastAsia="zh-CN"/>
                </w:rPr>
                <m:t>O</m:t>
              </w:del>
            </m:r>
          </m:e>
          <m:sub>
            <m:r>
              <w:del w:id="1637" w:author="SU FONG" w:date="2020-09-16T20:45:00Z">
                <w:rPr>
                  <w:rFonts w:ascii="Cambria Math" w:hAnsi="Cambria Math"/>
                  <w:lang w:eastAsia="zh-CN"/>
                </w:rPr>
                <m:t>2</m:t>
              </w:del>
            </m:r>
          </m:sub>
        </m:sSub>
        <m:sSubSup>
          <m:sSubSupPr>
            <m:ctrlPr>
              <w:del w:id="1638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639" w:author="SU FONG" w:date="2020-09-16T20:45:00Z">
                <w:rPr>
                  <w:rFonts w:ascii="Cambria Math" w:hAnsi="Cambria Math"/>
                  <w:lang w:eastAsia="zh-CN"/>
                </w:rPr>
                <m:t>O</m:t>
              </w:del>
            </m:r>
          </m:e>
          <m:sub>
            <m:r>
              <w:del w:id="1640" w:author="SU FONG" w:date="2020-09-16T20:45:00Z">
                <w:rPr>
                  <w:rFonts w:ascii="Cambria Math" w:hAnsi="Cambria Math"/>
                  <w:lang w:eastAsia="zh-CN"/>
                </w:rPr>
                <m:t>2</m:t>
              </w:del>
            </m:r>
          </m:sub>
          <m:sup>
            <m:r>
              <w:del w:id="1641" w:author="SU FONG" w:date="2020-09-16T20:45:00Z">
                <w:rPr>
                  <w:rFonts w:ascii="Cambria Math" w:hAnsi="Cambria Math"/>
                  <w:lang w:eastAsia="zh-CN"/>
                </w:rPr>
                <m:t>'</m:t>
              </w:del>
            </m:r>
          </m:sup>
        </m:sSubSup>
      </m:oMath>
      <w:del w:id="1642" w:author="SU FONG" w:date="2020-09-16T20:45:00Z">
        <w:r w:rsidDel="003C6E0D">
          <w:rPr>
            <w:lang w:eastAsia="zh-CN"/>
          </w:rPr>
          <w:delText>来说</w:delText>
        </w:r>
        <w:r w:rsidDel="003C6E0D">
          <w:rPr>
            <w:rFonts w:eastAsia="SimSun" w:hint="eastAsia"/>
            <w:lang w:eastAsia="zh-CN"/>
          </w:rPr>
          <w:delText>所以会有</w:delText>
        </w:r>
      </w:del>
      <m:oMath>
        <m:sSub>
          <m:sSubPr>
            <m:ctrlPr>
              <w:del w:id="1643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1644" w:author="SU FONG" w:date="2020-09-16T20:45:00Z">
                <w:rPr>
                  <w:rFonts w:ascii="Cambria Math" w:hAnsi="Cambria Math"/>
                  <w:lang w:eastAsia="zh-CN"/>
                </w:rPr>
                <m:t>G</m:t>
              </w:del>
            </m:r>
          </m:e>
          <m:sub>
            <m:sSub>
              <m:sSubPr>
                <m:ctrlPr>
                  <w:del w:id="1645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646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647" w:author="SU FONG" w:date="2020-09-16T20:45:00Z">
                    <w:rPr>
                      <w:rFonts w:ascii="Cambria Math" w:hAnsi="Cambria Math"/>
                      <w:lang w:eastAsia="zh-CN"/>
                    </w:rPr>
                    <m:t>2</m:t>
                  </w:del>
                </m:r>
              </m:sub>
            </m:sSub>
            <m:sSubSup>
              <m:sSubSupPr>
                <m:ctrlPr>
                  <w:del w:id="1648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649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1650" w:author="SU FONG" w:date="2020-09-16T20:45:00Z">
                    <w:rPr>
                      <w:rFonts w:ascii="Cambria Math" w:hAns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1651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</m:sSub>
      </m:oMath>
      <w:del w:id="1652" w:author="SU FONG" w:date="2020-09-16T20:45:00Z">
        <w:r w:rsidDel="003C6E0D">
          <w:rPr>
            <w:lang w:eastAsia="zh-CN"/>
          </w:rPr>
          <w:delText>作用</w:delText>
        </w:r>
        <w:r w:rsidDel="003C6E0D">
          <w:rPr>
            <w:rFonts w:eastAsia="SimSun" w:hint="eastAsia"/>
            <w:lang w:eastAsia="zh-CN"/>
          </w:rPr>
          <w:delText>，由</w:delText>
        </w:r>
      </w:del>
      <m:oMath>
        <m:nary>
          <m:naryPr>
            <m:chr m:val="∑"/>
            <m:subHide m:val="1"/>
            <m:supHide m:val="1"/>
            <m:ctrlPr>
              <w:del w:id="1653" w:author="SU FONG" w:date="2020-09-16T20:45:00Z">
                <w:rPr>
                  <w:rFonts w:ascii="Cambria Math" w:hAnsi="Cambria Math"/>
                  <w:i/>
                </w:rPr>
              </w:del>
            </m:ctrlPr>
          </m:naryPr>
          <m:sub/>
          <m:sup/>
          <m:e>
            <m:sSub>
              <m:sSubPr>
                <m:ctrlPr>
                  <w:del w:id="1654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655" w:author="SU FONG" w:date="2020-09-16T20:45:00Z">
                    <w:rPr>
                      <w:rFonts w:ascii="Cambria Math" w:hAnsi="Cambria Math"/>
                      <w:lang w:eastAsia="zh-CN"/>
                    </w:rPr>
                    <m:t>H</m:t>
                  </w:del>
                </m:r>
              </m:e>
              <m:sub>
                <m:r>
                  <w:del w:id="1656" w:author="SU FONG" w:date="2020-09-16T20:45:00Z">
                    <w:rPr>
                      <w:rFonts w:ascii="Cambria Math" w:hAnsi="Cambria Math"/>
                      <w:lang w:eastAsia="zh-CN"/>
                    </w:rPr>
                    <m:t>x</m:t>
                  </w:del>
                </m:r>
              </m:sub>
            </m:sSub>
          </m:e>
        </m:nary>
      </m:oMath>
      <w:del w:id="1657" w:author="SU FONG" w:date="2020-09-16T20:45:00Z">
        <w:r w:rsidDel="003C6E0D">
          <w:rPr>
            <w:rFonts w:eastAsia="SimSun" w:hint="eastAsia"/>
            <w:lang w:eastAsia="zh-CN"/>
          </w:rPr>
          <w:delText>，</w:delText>
        </w:r>
      </w:del>
      <m:oMath>
        <m:nary>
          <m:naryPr>
            <m:chr m:val="∑"/>
            <m:subHide m:val="1"/>
            <m:supHide m:val="1"/>
            <m:ctrlPr>
              <w:del w:id="1658" w:author="SU FONG" w:date="2020-09-16T20:45:00Z">
                <w:rPr>
                  <w:rFonts w:ascii="Cambria Math" w:hAnsi="Cambria Math"/>
                  <w:i/>
                </w:rPr>
              </w:del>
            </m:ctrlPr>
          </m:naryPr>
          <m:sub/>
          <m:sup/>
          <m:e>
            <m:sSub>
              <m:sSubPr>
                <m:ctrlPr>
                  <w:del w:id="1659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660" w:author="SU FONG" w:date="2020-09-16T20:45:00Z">
                    <w:rPr>
                      <w:rFonts w:ascii="Cambria Math"/>
                      <w:lang w:eastAsia="zh-CN"/>
                    </w:rPr>
                    <m:t>V</m:t>
                  </w:del>
                </m:r>
              </m:e>
              <m:sub>
                <m:r>
                  <w:del w:id="1661" w:author="SU FONG" w:date="2020-09-16T20:45:00Z">
                    <w:rPr>
                      <w:rFonts w:ascii="Cambria Math"/>
                      <w:lang w:eastAsia="zh-CN"/>
                    </w:rPr>
                    <m:t>y</m:t>
                  </w:del>
                </m:r>
              </m:sub>
            </m:sSub>
          </m:e>
        </m:nary>
      </m:oMath>
      <w:del w:id="1662" w:author="SU FONG" w:date="2020-09-16T20:45:00Z">
        <w:r w:rsidDel="003C6E0D">
          <w:rPr>
            <w:rFonts w:eastAsia="SimSun" w:hint="eastAsia"/>
            <w:lang w:eastAsia="zh-CN"/>
          </w:rPr>
          <w:delText>，</w:delText>
        </w:r>
        <w:r w:rsidDel="003C6E0D">
          <w:rPr>
            <w:rFonts w:eastAsia="SimSun" w:hint="eastAsia"/>
            <w:i/>
            <w:lang w:eastAsia="zh-CN"/>
          </w:rPr>
          <w:delText>M</w:delText>
        </w:r>
        <w:r w:rsidDel="003C6E0D">
          <w:rPr>
            <w:rFonts w:eastAsia="SimSun" w:hint="eastAsia"/>
            <w:lang w:eastAsia="zh-CN"/>
          </w:rPr>
          <w:delText>受力平衡，可列方程式：</w:delText>
        </w:r>
      </w:del>
    </w:p>
    <w:p w14:paraId="0F881561" w14:textId="7F35316B" w:rsidR="005A6A62" w:rsidDel="003C6E0D" w:rsidRDefault="005A6A62" w:rsidP="005A6A62">
      <w:pPr>
        <w:rPr>
          <w:del w:id="1663" w:author="SU FONG" w:date="2020-09-16T20:45:00Z"/>
          <w:rFonts w:ascii="SimSun" w:hAnsi="SimSun"/>
          <w:lang w:eastAsia="zh-CN"/>
        </w:rPr>
      </w:pPr>
      <w:del w:id="1664" w:author="SU FONG" w:date="2020-09-16T20:45:00Z">
        <w:r w:rsidDel="003C6E0D">
          <w:rPr>
            <w:noProof/>
          </w:rPr>
          <w:drawing>
            <wp:anchor distT="0" distB="0" distL="114300" distR="114300" simplePos="0" relativeHeight="251671552" behindDoc="0" locked="0" layoutInCell="1" allowOverlap="1" wp14:anchorId="66E3A8FE" wp14:editId="3BB572C9">
              <wp:simplePos x="457200" y="4882243"/>
              <wp:positionH relativeFrom="column">
                <wp:align>left</wp:align>
              </wp:positionH>
              <wp:positionV relativeFrom="paragraph">
                <wp:align>top</wp:align>
              </wp:positionV>
              <wp:extent cx="3475126" cy="1602423"/>
              <wp:effectExtent l="0" t="0" r="0" b="0"/>
              <wp:wrapSquare wrapText="bothSides"/>
              <wp:docPr id="18" name="圖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75126" cy="16024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302ACE" w:rsidDel="003C6E0D">
          <w:rPr>
            <w:rFonts w:ascii="SimSun" w:hAnsi="SimSun"/>
            <w:lang w:eastAsia="zh-CN"/>
          </w:rPr>
          <w:br w:type="textWrapping" w:clear="all"/>
        </w:r>
      </w:del>
    </w:p>
    <w:p w14:paraId="72A8D612" w14:textId="5F3086A9" w:rsidR="005A6A62" w:rsidRPr="008910A0" w:rsidDel="003C6E0D" w:rsidRDefault="009A4F0C" w:rsidP="005A6A62">
      <w:pPr>
        <w:rPr>
          <w:del w:id="1665" w:author="SU FONG" w:date="2020-09-16T20:45:00Z"/>
          <w:rFonts w:ascii="SimSun" w:eastAsia="SimSun" w:hAnsi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del w:id="1666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166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668" w:author="SU FONG" w:date="2020-09-16T20:45:00Z">
                      <w:rPr>
                        <w:rFonts w:ascii="Cambria Math"/>
                      </w:rPr>
                      <m:t>H</m:t>
                    </w:del>
                  </m:r>
                </m:e>
                <m:sub>
                  <m:r>
                    <w:del w:id="1669" w:author="SU FONG" w:date="2020-09-16T20:45:00Z">
                      <w:rPr>
                        <w:rFonts w:ascii="Cambria Math"/>
                      </w:rPr>
                      <m:t>x</m:t>
                    </w:del>
                  </m:r>
                </m:sub>
              </m:sSub>
            </m:e>
          </m:nary>
          <m:r>
            <w:del w:id="1670" w:author="SU FONG" w:date="2020-09-16T20:45:00Z">
              <w:rPr>
                <w:rFonts w:ascii="Cambria Math"/>
              </w:rPr>
              <m:t>=</m:t>
            </w:del>
          </m:r>
          <m:r>
            <w:del w:id="1671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167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673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1674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1675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676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677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d>
                <m:dPr>
                  <m:ctrlPr>
                    <w:del w:id="167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dPr>
                <m:e>
                  <m:r>
                    <w:del w:id="1679" w:author="SU FONG" w:date="2020-09-16T20:45:00Z">
                      <w:rPr>
                        <w:rFonts w:ascii="Cambria Math"/>
                      </w:rPr>
                      <m:t>φ</m:t>
                    </w:del>
                  </m:r>
                  <m:r>
                    <w:del w:id="1680" w:author="SU FONG" w:date="2020-09-16T20:45:00Z">
                      <w:rPr>
                        <w:rFonts w:ascii="Cambria Math"/>
                      </w:rPr>
                      <m:t>-</m:t>
                    </w:del>
                  </m:r>
                  <m:r>
                    <w:del w:id="1681" w:author="SU FONG" w:date="2020-09-16T20:45:00Z">
                      <w:rPr>
                        <w:rFonts w:ascii="Cambria Math"/>
                      </w:rPr>
                      <m:t>θ</m:t>
                    </w:del>
                  </m:r>
                </m:e>
              </m:d>
            </m:e>
          </m:func>
          <m:r>
            <w:del w:id="1682" w:author="SU FONG" w:date="2020-09-16T20:45:00Z">
              <w:rPr>
                <w:rFonts w:ascii="Cambria Math"/>
              </w:rPr>
              <m:t>+</m:t>
            </w:del>
          </m:r>
          <m:sSub>
            <m:sSubPr>
              <m:ctrlPr>
                <w:del w:id="168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684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168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68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687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</m:sSub>
          <m:r>
            <w:del w:id="1688" w:author="SU FONG" w:date="2020-09-16T20:45:00Z">
              <w:rPr>
                <w:rFonts w:ascii="Cambria Math"/>
              </w:rPr>
              <m:t>+</m:t>
            </w:del>
          </m:r>
          <m:sSub>
            <m:sSubPr>
              <m:ctrlPr>
                <w:del w:id="168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690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169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69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693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694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695" w:author="SU FONG" w:date="2020-09-16T20:45:00Z">
              <w:rPr>
                <w:rFonts w:ascii="Cambria Math"/>
              </w:rPr>
              <m:t>=0(6)</m:t>
            </w:del>
          </m:r>
          <m:r>
            <w:del w:id="1696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nary>
            <m:naryPr>
              <m:chr m:val="∑"/>
              <m:subHide m:val="1"/>
              <m:supHide m:val="1"/>
              <m:ctrlPr>
                <w:del w:id="1697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169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699" w:author="SU FONG" w:date="2020-09-16T20:45:00Z">
                      <w:rPr>
                        <w:rFonts w:ascii="Cambria Math"/>
                      </w:rPr>
                      <m:t>V</m:t>
                    </w:del>
                  </m:r>
                </m:e>
                <m:sub>
                  <m:r>
                    <w:del w:id="1700" w:author="SU FONG" w:date="2020-09-16T20:45:00Z">
                      <w:rPr>
                        <w:rFonts w:ascii="Cambria Math"/>
                      </w:rPr>
                      <m:t>y</m:t>
                    </w:del>
                  </m:r>
                </m:sub>
              </m:sSub>
            </m:e>
          </m:nary>
          <m:r>
            <w:del w:id="1701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170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703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170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70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0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</m:sSub>
          <m:r>
            <w:del w:id="1707" w:author="SU FONG" w:date="2020-09-16T20:45:00Z">
              <w:rPr>
                <w:rFonts w:ascii="Cambria Math"/>
              </w:rPr>
              <m:t>+</m:t>
            </w:del>
          </m:r>
          <m:sSub>
            <m:sSubPr>
              <m:ctrlPr>
                <w:del w:id="170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709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171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71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1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713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714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171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716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1717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1718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719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720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d>
                <m:dPr>
                  <m:ctrlPr>
                    <w:del w:id="172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dPr>
                <m:e>
                  <m:r>
                    <w:del w:id="1722" w:author="SU FONG" w:date="2020-09-16T20:45:00Z">
                      <w:rPr>
                        <w:rFonts w:ascii="Cambria Math"/>
                      </w:rPr>
                      <m:t>φ</m:t>
                    </w:del>
                  </m:r>
                  <m:r>
                    <w:del w:id="1723" w:author="SU FONG" w:date="2020-09-16T20:45:00Z">
                      <w:rPr>
                        <w:rFonts w:ascii="Cambria Math"/>
                      </w:rPr>
                      <m:t>-</m:t>
                    </w:del>
                  </m:r>
                  <m:r>
                    <w:del w:id="1724" w:author="SU FONG" w:date="2020-09-16T20:45:00Z">
                      <w:rPr>
                        <w:rFonts w:ascii="Cambria Math"/>
                      </w:rPr>
                      <m:t>θ</m:t>
                    </w:del>
                  </m:r>
                </m:e>
              </m:d>
            </m:e>
          </m:func>
          <m:r>
            <w:del w:id="1725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172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727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172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72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30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173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73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33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734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735" w:author="SU FONG" w:date="2020-09-16T20:45:00Z">
              <w:rPr>
                <w:rFonts w:ascii="Cambria Math"/>
              </w:rPr>
              <m:t>=0(7)</m:t>
            </w:del>
          </m:r>
          <m:r>
            <w:del w:id="1736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nary>
            <m:naryPr>
              <m:chr m:val="∑"/>
              <m:limLoc m:val="undOvr"/>
              <m:subHide m:val="1"/>
              <m:supHide m:val="1"/>
              <m:ctrlPr>
                <w:del w:id="1737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173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739" w:author="SU FONG" w:date="2020-09-16T20:45:00Z">
                      <w:rPr>
                        <w:rFonts w:ascii="Cambria Math"/>
                      </w:rPr>
                      <m:t>M</m:t>
                    </w:del>
                  </m:r>
                </m:e>
                <m:sub>
                  <m:sSub>
                    <m:sSubPr>
                      <m:ctrlPr>
                        <w:del w:id="1740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1741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1742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</m:sSub>
                </m:sub>
              </m:sSub>
            </m:e>
          </m:nary>
          <m:r>
            <w:del w:id="1743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1744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745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1746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174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1748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174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75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51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>
                <m:sSubPr>
                  <m:ctrlPr>
                    <w:del w:id="175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753" w:author="SU FONG" w:date="2020-09-16T20:45:00Z">
                      <w:rPr>
                        <w:rFonts w:ascii="Cambria Math"/>
                      </w:rPr>
                      <m:t>F</m:t>
                    </w:del>
                  </m:r>
                </m:e>
                <m:sub>
                  <m:r>
                    <w:del w:id="1754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e>
          </m:bar>
          <m:r>
            <w:del w:id="1755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175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757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175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75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60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176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76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63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764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765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1766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176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1768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1769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1770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</m:sSub>
                  <m:sSubSup>
                    <m:sSubSupPr>
                      <m:ctrlPr>
                        <w:del w:id="1771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1772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1773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  <m:sup>
                      <m:r>
                        <w:del w:id="1774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1775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1776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777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778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1779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1780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178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782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178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78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85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78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78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1788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178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79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91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179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79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794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795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1796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797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798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1799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1800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180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802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180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0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05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80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80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1808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180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81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11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181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1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14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815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1816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817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818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1819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1820" w:author="SU FONG" w:date="2020-09-16T20:45:00Z">
              <w:rPr>
                <w:rFonts w:ascii="Cambria Math"/>
              </w:rPr>
              <m:t>=0(8)</m:t>
            </w:del>
          </m:r>
          <m:r>
            <w:del w:id="1821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sSub>
            <m:sSubPr>
              <m:ctrlPr>
                <w:del w:id="182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823" w:author="SU FONG" w:date="2020-09-16T20:45:00Z">
                  <w:rPr>
                    <w:rFonts w:ascii="Cambria Math"/>
                  </w:rPr>
                  <m:t>M</m:t>
                </w:del>
              </m:r>
            </m:e>
            <m:sub>
              <m:sSubSup>
                <m:sSubSupPr>
                  <m:ctrlPr>
                    <w:del w:id="182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2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2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827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828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182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830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1831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183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1833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Sup>
                <m:sSubSupPr>
                  <m:ctrlPr>
                    <w:del w:id="183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3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3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837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sSubSup>
                <m:sSubSupPr>
                  <m:ctrlPr>
                    <w:del w:id="183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39" w:author="SU FONG" w:date="2020-09-16T20:45:00Z">
                      <w:rPr>
                        <w:rFonts w:ascii="Cambria Math"/>
                      </w:rPr>
                      <m:t>F</m:t>
                    </w:del>
                  </m:r>
                </m:e>
                <m:sub>
                  <m:r>
                    <w:del w:id="1840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84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1842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184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844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184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84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47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184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4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50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85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185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1853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185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1855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1856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1857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</m:sSub>
                  <m:sSubSup>
                    <m:sSubSupPr>
                      <m:ctrlPr>
                        <w:del w:id="1858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1859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1860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  <m:sup>
                      <m:r>
                        <w:del w:id="1861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1862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186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864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865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1866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1867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186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869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187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87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7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</m:sSub>
          <m:r>
            <w:del w:id="187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1874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187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87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77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187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7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80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88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188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883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884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1885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1886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1887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1888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188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89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91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</m:sSub>
          <m:r>
            <w:del w:id="189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1893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189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89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9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189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189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899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190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1901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902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903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1904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1905" w:author="SU FONG" w:date="2020-09-16T20:45:00Z">
              <w:rPr>
                <w:rFonts w:ascii="Cambria Math"/>
              </w:rPr>
              <m:t>=0(9)</m:t>
            </w:del>
          </m:r>
        </m:oMath>
      </m:oMathPara>
    </w:p>
    <w:p w14:paraId="52295458" w14:textId="41943409" w:rsidR="005A6A62" w:rsidRPr="001A693A" w:rsidDel="003C6E0D" w:rsidRDefault="005A6A62" w:rsidP="005A6A62">
      <w:pPr>
        <w:rPr>
          <w:del w:id="1906" w:author="SU FONG" w:date="2020-09-16T20:45:00Z"/>
          <w:rFonts w:ascii="SimSun" w:hAnsi="SimSun"/>
          <w:lang w:eastAsia="zh-CN"/>
        </w:rPr>
      </w:pPr>
      <w:del w:id="1907" w:author="SU FONG" w:date="2020-09-16T20:45:00Z">
        <w:r w:rsidDel="003C6E0D">
          <w:rPr>
            <w:rFonts w:ascii="SimSun" w:hAnsi="SimSun"/>
            <w:lang w:eastAsia="zh-CN"/>
          </w:rPr>
          <w:delText>将</w:delText>
        </w:r>
        <w:r w:rsidDel="003C6E0D">
          <w:rPr>
            <w:rFonts w:ascii="SimSun" w:eastAsia="SimSun" w:hAnsi="SimSun" w:hint="eastAsia"/>
            <w:lang w:eastAsia="zh-CN"/>
          </w:rPr>
          <w:delText>（4）代入（</w:delText>
        </w:r>
        <w:r w:rsidDel="003C6E0D">
          <w:rPr>
            <w:rFonts w:ascii="SimSun" w:eastAsia="SimSun" w:hAnsi="SimSun"/>
            <w:lang w:eastAsia="zh-CN"/>
          </w:rPr>
          <w:delText>6</w:delText>
        </w:r>
        <w:r w:rsidDel="003C6E0D">
          <w:rPr>
            <w:rFonts w:ascii="SimSun" w:eastAsia="SimSun" w:hAnsi="SimSun" w:hint="eastAsia"/>
            <w:lang w:eastAsia="zh-CN"/>
          </w:rPr>
          <w:delText>）可求出</w:delText>
        </w:r>
      </w:del>
      <m:oMath>
        <m:sSubSup>
          <m:sSubSupPr>
            <m:ctrlPr>
              <w:del w:id="1908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909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>
              <m:sSubPr>
                <m:ctrlPr>
                  <w:del w:id="1910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911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912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sub>
          <m:sup>
            <m:r>
              <w:del w:id="1913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</m:oMath>
      <w:del w:id="1914" w:author="SU FONG" w:date="2020-09-16T20:45:00Z">
        <w:r w:rsidR="001A693A" w:rsidDel="003C6E0D">
          <w:rPr>
            <w:rFonts w:ascii="SimSun" w:hAnsi="SimSun" w:hint="eastAsia"/>
          </w:rPr>
          <w:delText>A</w:delText>
        </w:r>
      </w:del>
    </w:p>
    <w:p w14:paraId="16958BB6" w14:textId="332EB14E" w:rsidR="005A6A62" w:rsidRPr="001A693A" w:rsidDel="003C6E0D" w:rsidRDefault="009A4F0C" w:rsidP="005A6A62">
      <w:pPr>
        <w:rPr>
          <w:del w:id="1915" w:author="SU FONG" w:date="2020-09-16T20:45:00Z"/>
          <w:rFonts w:eastAsia="SimSun"/>
          <w:lang w:eastAsia="zh-CN"/>
        </w:rPr>
      </w:pPr>
      <m:oMathPara>
        <m:oMathParaPr>
          <m:jc m:val="center"/>
        </m:oMathParaPr>
        <m:oMath>
          <m:sSubSup>
            <m:sSubSupPr>
              <m:ctrlPr>
                <w:del w:id="191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1917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191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191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1920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  <m:sup>
              <m:r>
                <w:del w:id="1921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1922" w:author="SU FONG" w:date="2020-09-16T20:45:00Z">
              <m:rPr>
                <m:nor/>
              </m:rPr>
              <w:rPr>
                <w:rFonts w:ascii="Cambria Math"/>
              </w:rPr>
              <m:t>=</m:t>
            </w:del>
          </m:r>
          <m:sSub>
            <m:sSubPr>
              <m:ctrlPr>
                <w:del w:id="1923" w:author="SU FONG" w:date="2020-09-16T20:45:00Z">
                  <w:rPr>
                    <w:rFonts w:ascii="Cambria Math" w:hAnsi="Cambria Math"/>
                  </w:rPr>
                </w:del>
              </m:ctrlPr>
            </m:sSubPr>
            <m:e>
              <m:r>
                <w:del w:id="1924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1925" w:author="SU FONG" w:date="2020-09-16T20:45:00Z">
                  <w:rPr>
                    <w:rFonts w:ascii="Cambria Math"/>
                  </w:rPr>
                  <m:t>1</m:t>
                </w:del>
              </m:r>
              <m:ctrlPr>
                <w:del w:id="1926" w:author="SU FONG" w:date="2020-09-16T20:45:00Z">
                  <w:rPr>
                    <w:rFonts w:ascii="Cambria Math" w:hAnsi="Cambria Math"/>
                    <w:i/>
                  </w:rPr>
                </w:del>
              </m:ctrlPr>
            </m:sub>
          </m:sSub>
          <m:r>
            <w:del w:id="192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1928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1929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d>
                <m:dPr>
                  <m:ctrlPr>
                    <w:del w:id="193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dPr>
                <m:e>
                  <m:r>
                    <w:del w:id="1931" w:author="SU FONG" w:date="2020-09-16T20:45:00Z">
                      <w:rPr>
                        <w:rFonts w:ascii="Cambria Math"/>
                      </w:rPr>
                      <m:t>φ</m:t>
                    </w:del>
                  </m:r>
                  <m:r>
                    <w:del w:id="1932" w:author="SU FONG" w:date="2020-09-16T20:45:00Z">
                      <w:rPr>
                        <w:rFonts w:ascii="Cambria Math"/>
                      </w:rPr>
                      <m:t>-</m:t>
                    </w:del>
                  </m:r>
                  <m:r>
                    <w:del w:id="1933" w:author="SU FONG" w:date="2020-09-16T20:45:00Z">
                      <w:rPr>
                        <w:rFonts w:ascii="Cambria Math"/>
                      </w:rPr>
                      <m:t>θ</m:t>
                    </w:del>
                  </m:r>
                </m:e>
              </m:d>
            </m:e>
          </m:func>
          <m:r>
            <w:del w:id="1934" w:author="SU FONG" w:date="2020-09-16T20:45:00Z">
              <w:rPr>
                <w:rFonts w:ascii="Cambria Math"/>
              </w:rPr>
              <m:t>(10)</m:t>
            </w:del>
          </m:r>
        </m:oMath>
      </m:oMathPara>
    </w:p>
    <w:p w14:paraId="584A4414" w14:textId="2154DF58" w:rsidR="001A693A" w:rsidRPr="00B7083C" w:rsidDel="003C6E0D" w:rsidRDefault="001A693A" w:rsidP="005A6A62">
      <w:pPr>
        <w:rPr>
          <w:del w:id="1935" w:author="SU FONG" w:date="2020-09-16T20:45:00Z"/>
        </w:rPr>
      </w:pPr>
    </w:p>
    <w:p w14:paraId="021D937F" w14:textId="7B8CBB0B" w:rsidR="005A6A62" w:rsidDel="003C6E0D" w:rsidRDefault="005A6A62" w:rsidP="005A6A62">
      <w:pPr>
        <w:rPr>
          <w:del w:id="1936" w:author="SU FONG" w:date="2020-09-16T20:45:00Z"/>
          <w:rFonts w:ascii="SimSun" w:eastAsia="SimSun" w:hAnsi="SimSun"/>
          <w:color w:val="2E74B5" w:themeColor="accent1" w:themeShade="BF"/>
          <w:lang w:eastAsia="zh-CN"/>
        </w:rPr>
      </w:pPr>
      <w:del w:id="1937" w:author="SU FONG" w:date="2020-09-16T20:45:00Z">
        <w:r w:rsidRPr="00E869B8" w:rsidDel="003C6E0D">
          <w:rPr>
            <w:rFonts w:ascii="SimSun" w:eastAsia="SimSun" w:hAnsi="SimSun"/>
            <w:color w:val="2E74B5" w:themeColor="accent1" w:themeShade="BF"/>
            <w:lang w:eastAsia="zh-CN"/>
          </w:rPr>
          <w:delText>由计算结果可知</w:delText>
        </w:r>
        <w:r w:rsidRPr="00E869B8" w:rsidDel="003C6E0D">
          <w:rPr>
            <w:rFonts w:ascii="SimSun" w:eastAsia="SimSun" w:hAnsi="SimSun" w:hint="eastAsia"/>
            <w:color w:val="2E74B5" w:themeColor="accent1" w:themeShade="BF"/>
            <w:lang w:eastAsia="zh-CN"/>
          </w:rPr>
          <w:delText>，</w:delText>
        </w:r>
      </w:del>
      <m:oMath>
        <m:sSubSup>
          <m:sSubSupPr>
            <m:ctrlPr>
              <w:del w:id="1938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939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>
              <m:sSubPr>
                <m:ctrlPr>
                  <w:del w:id="1940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941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942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sub>
          <m:sup>
            <m:r>
              <w:del w:id="1943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</m:oMath>
      <w:del w:id="1944" w:author="SU FONG" w:date="2020-09-16T20:45:00Z">
        <w:r w:rsidRPr="0034764A" w:rsidDel="003C6E0D">
          <w:rPr>
            <w:rFonts w:ascii="SimSun" w:eastAsia="SimSun" w:hAnsi="SimSun" w:hint="eastAsia"/>
            <w:color w:val="FF0000"/>
            <w:lang w:eastAsia="zh-CN"/>
          </w:rPr>
          <w:delText>会</w:delText>
        </w:r>
        <w:r w:rsidRPr="0034764A" w:rsidDel="003C6E0D">
          <w:rPr>
            <w:color w:val="FF0000"/>
            <w:lang w:eastAsia="zh-CN"/>
          </w:rPr>
          <w:delText>在正负值之间交换</w:delText>
        </w:r>
        <w:r w:rsidRPr="0034764A" w:rsidDel="003C6E0D">
          <w:rPr>
            <w:rFonts w:ascii="SimSun" w:eastAsia="SimSun" w:hAnsi="SimSun" w:hint="eastAsia"/>
            <w:color w:val="FF0000"/>
            <w:lang w:eastAsia="zh-CN"/>
          </w:rPr>
          <w:delText>（不會）</w:delText>
        </w:r>
        <w:r w:rsidRPr="00E869B8" w:rsidDel="003C6E0D">
          <w:rPr>
            <w:rFonts w:ascii="SimSun" w:eastAsia="SimSun" w:hAnsi="SimSun" w:hint="eastAsia"/>
            <w:color w:val="2E74B5" w:themeColor="accent1" w:themeShade="BF"/>
            <w:lang w:eastAsia="zh-CN"/>
          </w:rPr>
          <w:delText>，因为</w:delText>
        </w:r>
        <w:r w:rsidDel="003C6E0D">
          <w:rPr>
            <w:rFonts w:ascii="SimSun" w:eastAsia="SimSun" w:hAnsi="SimSun" w:hint="eastAsia"/>
            <w:color w:val="2E74B5" w:themeColor="accent1" w:themeShade="BF"/>
            <w:lang w:eastAsia="zh-CN"/>
          </w:rPr>
          <w:delText>负载的重量始终向下。</w:delText>
        </w:r>
      </w:del>
    </w:p>
    <w:p w14:paraId="43B02276" w14:textId="753D3E72" w:rsidR="005A6A62" w:rsidDel="003C6E0D" w:rsidRDefault="005A6A62" w:rsidP="005A6A62">
      <w:pPr>
        <w:rPr>
          <w:del w:id="1945" w:author="SU FONG" w:date="2020-09-16T20:45:00Z"/>
          <w:rFonts w:ascii="SimSun" w:eastAsia="SimSun" w:hAnsi="SimSun"/>
          <w:lang w:eastAsia="zh-CN"/>
        </w:rPr>
      </w:pPr>
      <w:del w:id="1946" w:author="SU FONG" w:date="2020-09-16T20:45:00Z">
        <w:r w:rsidDel="003C6E0D">
          <w:rPr>
            <w:lang w:eastAsia="zh-CN"/>
          </w:rPr>
          <w:delText>现在计算有</w:delText>
        </w:r>
        <w:r w:rsidDel="003C6E0D">
          <w:rPr>
            <w:rFonts w:ascii="SimSun" w:eastAsia="SimSun" w:hAnsi="SimSun" w:hint="eastAsia"/>
            <w:lang w:eastAsia="zh-CN"/>
          </w:rPr>
          <w:delText>：</w:delText>
        </w:r>
      </w:del>
      <m:oMath>
        <m:sSubSup>
          <m:sSubSupPr>
            <m:ctrlPr>
              <w:del w:id="1947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948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1949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950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951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1952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1953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1954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1955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1956" w:author="SU FONG" w:date="2020-09-16T20:45:00Z">
            <w:rPr>
              <w:rFonts w:ascii="Cambria Math" w:eastAsia="SimSun" w:hAnsi="Cambria Math" w:cs="MS Gothic" w:hint="eastAsia"/>
              <w:lang w:eastAsia="zh-CN"/>
            </w:rPr>
            <m:t>=</m:t>
          </w:del>
        </m:r>
        <m:r>
          <w:del w:id="1957" w:author="SU FONG" w:date="2020-09-16T20:45:00Z">
            <w:rPr>
              <w:rFonts w:ascii="Cambria Math" w:eastAsia="MS Gothic" w:hAnsi="Cambria Math" w:cs="MS Gothic"/>
              <w:lang w:eastAsia="zh-CN"/>
            </w:rPr>
            <m:t>0</m:t>
          </w:del>
        </m:r>
        <m:d>
          <m:dPr>
            <m:ctrlPr>
              <w:del w:id="1958" w:author="SU FONG" w:date="2020-09-16T20:45:00Z">
                <w:rPr>
                  <w:rFonts w:ascii="Cambria Math" w:hAnsi="Cambria Math"/>
                  <w:i/>
                  <w:lang w:eastAsia="zh-CN"/>
                </w:rPr>
              </w:del>
            </m:ctrlPr>
          </m:dPr>
          <m:e>
            <m:r>
              <w:del w:id="1959" w:author="SU FONG" w:date="2020-09-16T20:45:00Z">
                <w:rPr>
                  <w:rFonts w:ascii="Cambria Math"/>
                  <w:lang w:eastAsia="zh-CN"/>
                </w:rPr>
                <m:t>4</m:t>
              </w:del>
            </m:r>
          </m:e>
        </m:d>
        <m:r>
          <w:del w:id="1960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1961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962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1963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1964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965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1966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1967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1968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1969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1970" w:author="SU FONG" w:date="2020-09-16T20:45:00Z">
            <w:rPr>
              <w:rFonts w:ascii="Cambria Math" w:eastAsia="SimSun" w:hAnsi="Cambria Math" w:hint="eastAsia"/>
              <w:lang w:eastAsia="zh-CN"/>
            </w:rPr>
            <m:t>=</m:t>
          </w:del>
        </m:r>
        <m:r>
          <w:del w:id="1971" w:author="SU FONG" w:date="2020-09-16T20:45:00Z">
            <w:rPr>
              <w:rFonts w:ascii="Cambria Math"/>
              <w:lang w:eastAsia="zh-CN"/>
            </w:rPr>
            <m:t>0(4)</m:t>
          </w:del>
        </m:r>
        <m:r>
          <w:del w:id="1972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1973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1974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>
              <m:sSubPr>
                <m:ctrlPr>
                  <w:del w:id="1975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976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977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sub>
          <m:sup>
            <m:r>
              <w:del w:id="1978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  <m:r>
          <w:del w:id="1979" w:author="SU FONG" w:date="2020-09-16T20:45:00Z">
            <w:rPr>
              <w:rFonts w:ascii="Cambria Math"/>
              <w:lang w:eastAsia="zh-CN"/>
            </w:rPr>
            <m:t>(10)</m:t>
          </w:del>
        </m:r>
      </m:oMath>
    </w:p>
    <w:p w14:paraId="5726F2F8" w14:textId="4F78A519" w:rsidR="005A6A62" w:rsidDel="003C6E0D" w:rsidRDefault="005A6A62" w:rsidP="005A6A62">
      <w:pPr>
        <w:rPr>
          <w:del w:id="1980" w:author="SU FONG" w:date="2020-09-16T20:45:00Z"/>
          <w:rFonts w:ascii="SimSun" w:hAnsi="SimSun"/>
          <w:lang w:eastAsia="zh-CN"/>
        </w:rPr>
      </w:pPr>
      <w:del w:id="1981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由于</w:delText>
        </w:r>
      </w:del>
      <m:oMath>
        <m:bar>
          <m:barPr>
            <m:pos m:val="top"/>
            <m:ctrlPr>
              <w:del w:id="1982" w:author="SU FONG" w:date="2020-09-16T20:45:00Z">
                <w:rPr>
                  <w:rFonts w:ascii="Cambria Math" w:hAnsi="Cambria Math"/>
                  <w:i/>
                </w:rPr>
              </w:del>
            </m:ctrlPr>
          </m:barPr>
          <m:e>
            <m:sSub>
              <m:sSubPr>
                <m:ctrlPr>
                  <w:del w:id="1983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984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985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  <m:sSub>
              <m:sSubPr>
                <m:ctrlPr>
                  <w:del w:id="1986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987" w:author="SU FONG" w:date="2020-09-16T20:45:00Z">
                    <w:rPr>
                      <w:rFonts w:ascii="Cambria Math"/>
                      <w:lang w:eastAsia="zh-CN"/>
                    </w:rPr>
                    <m:t>F</m:t>
                  </w:del>
                </m:r>
              </m:e>
              <m:sub>
                <m:r>
                  <w:del w:id="1988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e>
        </m:bar>
        <m:r>
          <w:del w:id="1989" w:author="SU FONG" w:date="2020-09-16T20:45:00Z">
            <w:rPr>
              <w:rFonts w:ascii="Cambria Math"/>
              <w:lang w:eastAsia="zh-CN"/>
            </w:rPr>
            <m:t>=</m:t>
          </w:del>
        </m:r>
        <m:bar>
          <m:barPr>
            <m:pos m:val="top"/>
            <m:ctrlPr>
              <w:del w:id="1990" w:author="SU FONG" w:date="2020-09-16T20:45:00Z">
                <w:rPr>
                  <w:rFonts w:ascii="Cambria Math" w:hAnsi="Cambria Math"/>
                  <w:i/>
                </w:rPr>
              </w:del>
            </m:ctrlPr>
          </m:barPr>
          <m:e>
            <m:sSub>
              <m:sSubPr>
                <m:ctrlPr>
                  <w:del w:id="199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992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1993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  <m:sSub>
              <m:sSubPr>
                <m:ctrlPr>
                  <w:del w:id="1994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1995" w:author="SU FONG" w:date="2020-09-16T20:45:00Z">
                    <w:rPr>
                      <w:rFonts w:ascii="Cambria Math"/>
                      <w:lang w:eastAsia="zh-CN"/>
                    </w:rPr>
                    <m:t>P</m:t>
                  </w:del>
                </m:r>
              </m:e>
              <m:sub>
                <m:r>
                  <w:del w:id="1996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e>
        </m:bar>
        <m:r>
          <w:del w:id="1997" w:author="SU FONG" w:date="2020-09-16T20:45:00Z">
            <w:rPr>
              <w:rFonts w:ascii="MS Gothic" w:eastAsia="MS Gothic" w:hAnsi="MS Gothic" w:cs="MS Gothic" w:hint="eastAsia"/>
              <w:lang w:eastAsia="zh-CN"/>
            </w:rPr>
            <m:t>⋅</m:t>
          </w:del>
        </m:r>
        <m:func>
          <m:funcPr>
            <m:ctrlPr>
              <w:del w:id="1998" w:author="SU FONG" w:date="2020-09-16T20:45:00Z">
                <w:rPr>
                  <w:rFonts w:ascii="Cambria Math" w:hAnsi="Cambria Math"/>
                  <w:i/>
                </w:rPr>
              </w:del>
            </m:ctrlPr>
          </m:funcPr>
          <m:fName>
            <m:r>
              <w:del w:id="1999" w:author="SU FONG" w:date="2020-09-16T20:45:00Z">
                <w:rPr>
                  <w:rFonts w:ascii="Cambria Math"/>
                  <w:lang w:eastAsia="zh-CN"/>
                </w:rPr>
                <m:t>sin</m:t>
              </w:del>
            </m:r>
          </m:fName>
          <m:e>
            <m:r>
              <w:del w:id="2000" w:author="SU FONG" w:date="2020-09-16T20:45:00Z">
                <w:rPr>
                  <w:rFonts w:ascii="Cambria Math"/>
                  <w:lang w:eastAsia="zh-CN"/>
                </w:rPr>
                <m:t>φ</m:t>
              </w:del>
            </m:r>
          </m:e>
        </m:func>
      </m:oMath>
      <w:del w:id="2001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，</w:delText>
        </w:r>
        <w:r w:rsidDel="003C6E0D">
          <w:rPr>
            <w:lang w:eastAsia="zh-CN"/>
          </w:rPr>
          <w:delText>同时</w:delText>
        </w:r>
        <w:r w:rsidDel="003C6E0D">
          <w:rPr>
            <w:rFonts w:ascii="SimSun" w:hAnsi="SimSun"/>
            <w:lang w:eastAsia="zh-CN"/>
          </w:rPr>
          <w:delText>将</w:delText>
        </w:r>
        <w:r w:rsidDel="003C6E0D">
          <w:rPr>
            <w:rFonts w:ascii="SimSun" w:eastAsia="SimSun" w:hAnsi="SimSun" w:hint="eastAsia"/>
            <w:lang w:eastAsia="zh-CN"/>
          </w:rPr>
          <w:delText>（4）代入（8）可求出</w:delText>
        </w:r>
      </w:del>
    </w:p>
    <w:p w14:paraId="0C43E65E" w14:textId="6F28FB1B" w:rsidR="005A6A62" w:rsidDel="003C6E0D" w:rsidRDefault="009A4F0C" w:rsidP="005A6A62">
      <w:pPr>
        <w:rPr>
          <w:del w:id="2002" w:author="SU FONG" w:date="2020-09-16T20:45:00Z"/>
        </w:rPr>
      </w:pPr>
      <m:oMathPara>
        <m:oMath>
          <m:sSub>
            <m:sSubPr>
              <m:ctrlPr>
                <w:del w:id="200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004" w:author="SU FONG" w:date="2020-09-16T20:45:00Z">
                  <w:rPr>
                    <w:rFonts w:ascii="Microsoft YaHei" w:eastAsia="Microsoft YaHei" w:hAnsi="Microsoft YaHei" w:cs="Microsoft YaHei" w:hint="eastAsia"/>
                    <w:color w:val="FF0000"/>
                    <w:lang w:eastAsia="zh-CN"/>
                  </w:rPr>
                  <m:t>-</m:t>
                </w:del>
              </m:r>
              <m:r>
                <w:del w:id="2005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2006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200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008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00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01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011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>
                <m:sSubPr>
                  <m:ctrlPr>
                    <w:del w:id="201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013" w:author="SU FONG" w:date="2020-09-16T20:45:00Z">
                      <w:rPr>
                        <w:rFonts w:ascii="Cambria Math"/>
                      </w:rPr>
                      <m:t>P</m:t>
                    </w:del>
                  </m:r>
                </m:e>
                <m:sub>
                  <m:r>
                    <w:del w:id="2014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e>
          </m:bar>
          <m:r>
            <w:del w:id="2015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016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017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2018" w:author="SU FONG" w:date="2020-09-16T20:45:00Z">
                  <w:rPr>
                    <w:rFonts w:ascii="Cambria Math"/>
                  </w:rPr>
                  <m:t>φ</m:t>
                </w:del>
              </m:r>
            </m:e>
          </m:func>
          <m:r>
            <w:del w:id="2019" w:author="SU FONG" w:date="2020-09-16T20:45:00Z">
              <w:rPr>
                <w:rFonts w:ascii="Cambria Math"/>
              </w:rPr>
              <m:t>+</m:t>
            </w:del>
          </m:r>
          <m:sSub>
            <m:sSubPr>
              <m:ctrlPr>
                <w:del w:id="2020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021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02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02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024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202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02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027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028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029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030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203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2032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033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034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</m:sSub>
                  <m:sSubSup>
                    <m:sSubSupPr>
                      <m:ctrlPr>
                        <w:del w:id="2035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036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037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  <m:sup>
                      <m:r>
                        <w:del w:id="2038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2039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2040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041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042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043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044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04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046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04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04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049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05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051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052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05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05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055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205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05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058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059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060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061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062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063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</m:oMath>
      </m:oMathPara>
    </w:p>
    <w:p w14:paraId="23E9688F" w14:textId="5572ABC0" w:rsidR="005A6A62" w:rsidRPr="00F537C5" w:rsidDel="003C6E0D" w:rsidRDefault="005A6A62" w:rsidP="005A6A62">
      <w:pPr>
        <w:rPr>
          <w:del w:id="2064" w:author="SU FONG" w:date="2020-09-16T20:45:00Z"/>
          <w:rFonts w:ascii="SimSun" w:eastAsia="SimSun" w:hAnsi="SimSun"/>
          <w:highlight w:val="yellow"/>
          <w:lang w:eastAsia="zh-CN"/>
        </w:rPr>
      </w:pPr>
      <w:del w:id="2065" w:author="SU FONG" w:date="2020-09-16T20:45:00Z">
        <w:r w:rsidRPr="00F537C5" w:rsidDel="003C6E0D">
          <w:rPr>
            <w:highlight w:val="yellow"/>
          </w:rPr>
          <w:delText>由</w:delText>
        </w:r>
        <w:r w:rsidRPr="00F537C5" w:rsidDel="003C6E0D">
          <w:rPr>
            <w:rFonts w:ascii="SimSun" w:eastAsia="SimSun" w:hAnsi="SimSun" w:hint="eastAsia"/>
            <w:highlight w:val="yellow"/>
            <w:lang w:eastAsia="zh-CN"/>
          </w:rPr>
          <w:delText>（</w:delText>
        </w:r>
        <w:r w:rsidRPr="00F537C5" w:rsidDel="003C6E0D">
          <w:rPr>
            <w:rFonts w:ascii="SimSun" w:eastAsia="SimSun" w:hAnsi="SimSun"/>
            <w:highlight w:val="yellow"/>
            <w:lang w:eastAsia="zh-CN"/>
          </w:rPr>
          <w:delText>11</w:delText>
        </w:r>
        <w:r w:rsidRPr="00F537C5" w:rsidDel="003C6E0D">
          <w:rPr>
            <w:rFonts w:ascii="SimSun" w:eastAsia="SimSun" w:hAnsi="SimSun" w:hint="eastAsia"/>
            <w:highlight w:val="yellow"/>
            <w:lang w:eastAsia="zh-CN"/>
          </w:rPr>
          <w:delText>）式可求出</w:delText>
        </w:r>
      </w:del>
      <m:oMath>
        <m:sSubSup>
          <m:sSubSupPr>
            <m:ctrlPr>
              <w:del w:id="2066" w:author="SU FONG" w:date="2020-09-16T20:45:00Z">
                <w:rPr>
                  <w:rFonts w:ascii="Cambria Math" w:hAnsi="Cambria Math"/>
                  <w:i/>
                  <w:highlight w:val="yellow"/>
                </w:rPr>
              </w:del>
            </m:ctrlPr>
          </m:sSubSupPr>
          <m:e>
            <m:r>
              <w:del w:id="2067" w:author="SU FONG" w:date="2020-09-16T20:45:00Z">
                <w:rPr>
                  <w:rFonts w:ascii="Cambria Math"/>
                  <w:highlight w:val="yellow"/>
                </w:rPr>
                <m:t>V</m:t>
              </w:del>
            </m:r>
          </m:e>
          <m:sub>
            <m:sSubSup>
              <m:sSubSupPr>
                <m:ctrlPr>
                  <w:del w:id="2068" w:author="SU FONG" w:date="2020-09-16T20:45:00Z">
                    <w:rPr>
                      <w:rFonts w:ascii="Cambria Math" w:hAnsi="Cambria Math"/>
                      <w:i/>
                      <w:highlight w:val="yellow"/>
                    </w:rPr>
                  </w:del>
                </m:ctrlPr>
              </m:sSubSupPr>
              <m:e>
                <m:r>
                  <w:del w:id="2069" w:author="SU FONG" w:date="2020-09-16T20:45:00Z">
                    <w:rPr>
                      <w:rFonts w:ascii="Cambria Math"/>
                      <w:highlight w:val="yellow"/>
                    </w:rPr>
                    <m:t>O</m:t>
                  </w:del>
                </m:r>
              </m:e>
              <m:sub>
                <m:r>
                  <w:del w:id="2070" w:author="SU FONG" w:date="2020-09-16T20:45:00Z">
                    <w:rPr>
                      <w:rFonts w:ascii="Cambria Math"/>
                      <w:highlight w:val="yellow"/>
                    </w:rPr>
                    <m:t>2</m:t>
                  </w:del>
                </m:r>
              </m:sub>
              <m:sup>
                <m:r>
                  <w:del w:id="2071" w:author="SU FONG" w:date="2020-09-16T20:45:00Z">
                    <w:rPr>
                      <w:rFonts w:ascii="Cambria Math"/>
                      <w:highlight w:val="yellow"/>
                    </w:rPr>
                    <m:t>'</m:t>
                  </w:del>
                </m:r>
              </m:sup>
            </m:sSubSup>
            <m:ctrlPr>
              <w:del w:id="2072" w:author="SU FONG" w:date="2020-09-16T20:45:00Z">
                <w:rPr>
                  <w:rFonts w:ascii="Cambria Math" w:eastAsia="MS Gothic" w:hAnsi="Cambria Math" w:cs="MS Gothic" w:hint="eastAsia"/>
                  <w:i/>
                  <w:highlight w:val="yellow"/>
                </w:rPr>
              </w:del>
            </m:ctrlPr>
          </m:sub>
          <m:sup>
            <m:r>
              <w:del w:id="2073" w:author="SU FONG" w:date="2020-09-16T20:45:00Z">
                <w:rPr>
                  <w:rFonts w:ascii="MS Gothic" w:eastAsia="MS Gothic" w:hAnsi="MS Gothic" w:cs="MS Gothic" w:hint="eastAsia"/>
                  <w:highlight w:val="yellow"/>
                </w:rPr>
                <m:t>*</m:t>
              </w:del>
            </m:r>
            <m:ctrlPr>
              <w:del w:id="2074" w:author="SU FONG" w:date="2020-09-16T20:45:00Z">
                <w:rPr>
                  <w:rFonts w:ascii="Cambria Math" w:eastAsia="MS Gothic" w:hAnsi="Cambria Math" w:cs="MS Gothic" w:hint="eastAsia"/>
                  <w:i/>
                  <w:highlight w:val="yellow"/>
                </w:rPr>
              </w:del>
            </m:ctrlPr>
          </m:sup>
        </m:sSubSup>
      </m:oMath>
    </w:p>
    <w:p w14:paraId="4C5D0992" w14:textId="719F0F72" w:rsidR="005A6A62" w:rsidDel="003C6E0D" w:rsidRDefault="009A4F0C" w:rsidP="005A6A62">
      <w:pPr>
        <w:rPr>
          <w:del w:id="2075" w:author="SU FONG" w:date="2020-09-16T20:45:00Z"/>
          <w:rFonts w:ascii="SimSun" w:hAnsi="SimSun"/>
        </w:rPr>
      </w:pPr>
      <m:oMathPara>
        <m:oMath>
          <m:sSubSup>
            <m:sSubSupPr>
              <m:ctrlPr>
                <w:del w:id="2076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sSubSupPr>
            <m:e>
              <m:r>
                <w:del w:id="2077" w:author="SU FONG" w:date="2020-09-16T20:45:00Z">
                  <w:rPr>
                    <w:rFonts w:ascii="Cambria Math"/>
                    <w:highlight w:val="yellow"/>
                  </w:rPr>
                  <m:t>V</m:t>
                </w:del>
              </m:r>
            </m:e>
            <m:sub>
              <m:sSubSup>
                <m:sSubSupPr>
                  <m:ctrlPr>
                    <w:del w:id="2078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sSubSupPr>
                <m:e>
                  <m:r>
                    <w:del w:id="2079" w:author="SU FONG" w:date="2020-09-16T20:45:00Z">
                      <w:rPr>
                        <w:rFonts w:ascii="Cambria Math"/>
                        <w:highlight w:val="yellow"/>
                      </w:rPr>
                      <m:t>O</m:t>
                    </w:del>
                  </m:r>
                </m:e>
                <m:sub>
                  <m:r>
                    <w:del w:id="2080" w:author="SU FONG" w:date="2020-09-16T20:45:00Z">
                      <w:rPr>
                        <w:rFonts w:ascii="Cambria Math"/>
                        <w:highlight w:val="yellow"/>
                      </w:rPr>
                      <m:t>2</m:t>
                    </w:del>
                  </m:r>
                </m:sub>
                <m:sup>
                  <m:r>
                    <w:del w:id="2081" w:author="SU FONG" w:date="2020-09-16T20:45:00Z">
                      <w:rPr>
                        <w:rFonts w:ascii="Cambria Math"/>
                        <w:highlight w:val="yellow"/>
                      </w:rPr>
                      <m:t>'</m:t>
                    </w:del>
                  </m:r>
                </m:sup>
              </m:sSubSup>
            </m:sub>
            <m:sup>
              <m:r>
                <w:del w:id="2082" w:author="SU FONG" w:date="2020-09-16T20:45:00Z">
                  <w:rPr>
                    <w:rFonts w:ascii="Cambria Math"/>
                    <w:highlight w:val="yellow"/>
                  </w:rPr>
                  <m:t>*</m:t>
                </w:del>
              </m:r>
            </m:sup>
          </m:sSubSup>
          <m:r>
            <w:del w:id="2083" w:author="SU FONG" w:date="2020-09-16T20:45:00Z">
              <w:rPr>
                <w:rFonts w:ascii="Cambria Math"/>
                <w:highlight w:val="yellow"/>
              </w:rPr>
              <m:t>=</m:t>
            </w:del>
          </m:r>
          <m:sSub>
            <m:sSubPr>
              <m:ctrlPr>
                <w:del w:id="2084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sSubPr>
            <m:e>
              <m:r>
                <w:del w:id="2085" w:author="SU FONG" w:date="2020-09-16T20:45:00Z">
                  <w:rPr>
                    <w:rFonts w:ascii="Cambria Math"/>
                    <w:highlight w:val="yellow"/>
                  </w:rPr>
                  <m:t>f</m:t>
                </w:del>
              </m:r>
            </m:e>
            <m:sub>
              <m:r>
                <w:del w:id="2086" w:author="SU FONG" w:date="2020-09-16T20:45:00Z">
                  <w:rPr>
                    <w:rFonts w:ascii="Cambria Math"/>
                    <w:highlight w:val="yellow"/>
                  </w:rPr>
                  <m:t>1</m:t>
                </w:del>
              </m:r>
            </m:sub>
          </m:sSub>
          <m:r>
            <w:del w:id="2087" w:author="SU FONG" w:date="2020-09-16T20:45:00Z">
              <w:rPr>
                <w:rFonts w:ascii="MS Gothic" w:eastAsia="MS Gothic" w:hAnsi="MS Gothic" w:cs="MS Gothic" w:hint="eastAsia"/>
                <w:highlight w:val="yellow"/>
              </w:rPr>
              <m:t>⋅</m:t>
            </w:del>
          </m:r>
          <m:f>
            <m:fPr>
              <m:ctrlPr>
                <w:del w:id="2088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fPr>
            <m:num>
              <m:bar>
                <m:barPr>
                  <m:pos m:val="top"/>
                  <m:ctrlPr>
                    <w:del w:id="2089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barPr>
                <m:e>
                  <m:sSub>
                    <m:sSubPr>
                      <m:ctrlPr>
                        <w:del w:id="2090" w:author="SU FONG" w:date="2020-09-16T20:45:00Z">
                          <w:rPr>
                            <w:rFonts w:ascii="Cambria Math" w:hAnsi="Cambria Math"/>
                            <w:i/>
                            <w:highlight w:val="yellow"/>
                          </w:rPr>
                        </w:del>
                      </m:ctrlPr>
                    </m:sSubPr>
                    <m:e>
                      <m:r>
                        <w:del w:id="2091" w:author="SU FONG" w:date="2020-09-16T20:45:00Z">
                          <w:rPr>
                            <w:rFonts w:ascii="Cambria Math"/>
                            <w:highlight w:val="yellow"/>
                          </w:rPr>
                          <m:t>O</m:t>
                        </w:del>
                      </m:r>
                    </m:e>
                    <m:sub>
                      <m:r>
                        <w:del w:id="2092" w:author="SU FONG" w:date="2020-09-16T20:45:00Z">
                          <w:rPr>
                            <w:rFonts w:ascii="Cambria Math"/>
                            <w:highlight w:val="yellow"/>
                          </w:rPr>
                          <m:t>2</m:t>
                        </w:del>
                      </m:r>
                    </m:sub>
                  </m:sSub>
                  <m:sSub>
                    <m:sSubPr>
                      <m:ctrlPr>
                        <w:del w:id="2093" w:author="SU FONG" w:date="2020-09-16T20:45:00Z">
                          <w:rPr>
                            <w:rFonts w:ascii="Cambria Math" w:hAnsi="Cambria Math"/>
                            <w:i/>
                            <w:highlight w:val="yellow"/>
                          </w:rPr>
                        </w:del>
                      </m:ctrlPr>
                    </m:sSubPr>
                    <m:e>
                      <m:r>
                        <w:del w:id="2094" w:author="SU FONG" w:date="2020-09-16T20:45:00Z">
                          <w:rPr>
                            <w:rFonts w:ascii="Cambria Math"/>
                            <w:highlight w:val="yellow"/>
                          </w:rPr>
                          <m:t>P</m:t>
                        </w:del>
                      </m:r>
                    </m:e>
                    <m:sub>
                      <m:r>
                        <w:del w:id="2095" w:author="SU FONG" w:date="2020-09-16T20:45:00Z">
                          <w:rPr>
                            <w:rFonts w:ascii="Cambria Math"/>
                            <w:highlight w:val="yellow"/>
                          </w:rPr>
                          <m:t>2</m:t>
                        </w:del>
                      </m:r>
                    </m:sub>
                  </m:sSub>
                </m:e>
              </m:bar>
            </m:num>
            <m:den>
              <m:bar>
                <m:barPr>
                  <m:pos m:val="top"/>
                  <m:ctrlPr>
                    <w:del w:id="2096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barPr>
                <m:e>
                  <m:sSub>
                    <m:sSubPr>
                      <m:ctrlPr>
                        <w:del w:id="2097" w:author="SU FONG" w:date="2020-09-16T20:45:00Z">
                          <w:rPr>
                            <w:rFonts w:ascii="Cambria Math" w:hAnsi="Cambria Math"/>
                            <w:i/>
                            <w:highlight w:val="yellow"/>
                          </w:rPr>
                        </w:del>
                      </m:ctrlPr>
                    </m:sSubPr>
                    <m:e>
                      <m:r>
                        <w:del w:id="2098" w:author="SU FONG" w:date="2020-09-16T20:45:00Z">
                          <w:rPr>
                            <w:rFonts w:ascii="Cambria Math"/>
                            <w:highlight w:val="yellow"/>
                          </w:rPr>
                          <m:t>O</m:t>
                        </w:del>
                      </m:r>
                    </m:e>
                    <m:sub>
                      <m:r>
                        <w:del w:id="2099" w:author="SU FONG" w:date="2020-09-16T20:45:00Z">
                          <w:rPr>
                            <w:rFonts w:ascii="Cambria Math"/>
                            <w:highlight w:val="yellow"/>
                          </w:rPr>
                          <m:t>2</m:t>
                        </w:del>
                      </m:r>
                    </m:sub>
                  </m:sSub>
                  <m:sSubSup>
                    <m:sSubSupPr>
                      <m:ctrlPr>
                        <w:del w:id="2100" w:author="SU FONG" w:date="2020-09-16T20:45:00Z">
                          <w:rPr>
                            <w:rFonts w:ascii="Cambria Math" w:hAnsi="Cambria Math"/>
                            <w:i/>
                            <w:highlight w:val="yellow"/>
                          </w:rPr>
                        </w:del>
                      </m:ctrlPr>
                    </m:sSubSupPr>
                    <m:e>
                      <m:r>
                        <w:del w:id="2101" w:author="SU FONG" w:date="2020-09-16T20:45:00Z">
                          <w:rPr>
                            <w:rFonts w:ascii="Cambria Math"/>
                            <w:highlight w:val="yellow"/>
                          </w:rPr>
                          <m:t>O</m:t>
                        </w:del>
                      </m:r>
                    </m:e>
                    <m:sub>
                      <m:r>
                        <w:del w:id="2102" w:author="SU FONG" w:date="2020-09-16T20:45:00Z">
                          <w:rPr>
                            <w:rFonts w:ascii="Cambria Math"/>
                            <w:highlight w:val="yellow"/>
                          </w:rPr>
                          <m:t>2</m:t>
                        </w:del>
                      </m:r>
                    </m:sub>
                    <m:sup>
                      <m:r>
                        <w:del w:id="2103" w:author="SU FONG" w:date="2020-09-16T20:45:00Z">
                          <w:rPr>
                            <w:rFonts w:ascii="Cambria Math"/>
                            <w:highlight w:val="yellow"/>
                          </w:rPr>
                          <m:t>'</m:t>
                        </w:del>
                      </m:r>
                    </m:sup>
                  </m:sSubSup>
                </m:e>
              </m:bar>
            </m:den>
          </m:f>
          <m:r>
            <w:del w:id="2104" w:author="SU FONG" w:date="2020-09-16T20:45:00Z">
              <w:rPr>
                <w:rFonts w:ascii="MS Gothic" w:eastAsia="MS Gothic" w:hAnsi="MS Gothic" w:cs="MS Gothic" w:hint="eastAsia"/>
                <w:highlight w:val="yellow"/>
              </w:rPr>
              <m:t>⋅</m:t>
            </w:del>
          </m:r>
          <m:f>
            <m:fPr>
              <m:ctrlPr>
                <w:del w:id="2105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fPr>
            <m:num>
              <m:func>
                <m:funcPr>
                  <m:ctrlPr>
                    <w:del w:id="2106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funcPr>
                <m:fName>
                  <m:r>
                    <w:del w:id="2107" w:author="SU FONG" w:date="2020-09-16T20:45:00Z">
                      <w:rPr>
                        <w:rFonts w:ascii="Cambria Math"/>
                        <w:highlight w:val="yellow"/>
                      </w:rPr>
                      <m:t>sin</m:t>
                    </w:del>
                  </m:r>
                </m:fName>
                <m:e>
                  <m:r>
                    <w:del w:id="2108" w:author="SU FONG" w:date="2020-09-16T20:45:00Z">
                      <w:rPr>
                        <w:rFonts w:ascii="Cambria Math"/>
                        <w:highlight w:val="yellow"/>
                      </w:rPr>
                      <m:t>φ</m:t>
                    </w:del>
                  </m:r>
                </m:e>
              </m:func>
            </m:num>
            <m:den>
              <m:func>
                <m:funcPr>
                  <m:ctrlPr>
                    <w:del w:id="2109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funcPr>
                <m:fName>
                  <m:r>
                    <w:del w:id="2110" w:author="SU FONG" w:date="2020-09-16T20:45:00Z">
                      <w:rPr>
                        <w:rFonts w:ascii="Cambria Math"/>
                        <w:highlight w:val="yellow"/>
                      </w:rPr>
                      <m:t>cos</m:t>
                    </w:del>
                  </m:r>
                </m:fName>
                <m:e>
                  <m:r>
                    <w:del w:id="2111" w:author="SU FONG" w:date="2020-09-16T20:45:00Z">
                      <w:rPr>
                        <w:rFonts w:ascii="Cambria Math"/>
                        <w:highlight w:val="yellow"/>
                      </w:rPr>
                      <m:t>θ</m:t>
                    </w:del>
                  </m:r>
                </m:e>
              </m:func>
            </m:den>
          </m:f>
          <m:r>
            <w:del w:id="2112" w:author="SU FONG" w:date="2020-09-16T20:45:00Z">
              <w:rPr>
                <w:rFonts w:ascii="Cambria Math"/>
                <w:highlight w:val="yellow"/>
              </w:rPr>
              <m:t>+</m:t>
            </w:del>
          </m:r>
          <m:f>
            <m:fPr>
              <m:ctrlPr>
                <w:del w:id="2113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fPr>
            <m:num>
              <m:r>
                <w:del w:id="2114" w:author="SU FONG" w:date="2020-09-16T20:45:00Z">
                  <w:rPr>
                    <w:rFonts w:ascii="Cambria Math"/>
                    <w:highlight w:val="yellow"/>
                  </w:rPr>
                  <m:t>1</m:t>
                </w:del>
              </m:r>
            </m:num>
            <m:den>
              <m:r>
                <w:del w:id="2115" w:author="SU FONG" w:date="2020-09-16T20:45:00Z">
                  <w:rPr>
                    <w:rFonts w:ascii="Cambria Math"/>
                    <w:highlight w:val="yellow"/>
                  </w:rPr>
                  <m:t>2</m:t>
                </w:del>
              </m:r>
            </m:den>
          </m:f>
          <m:sSub>
            <m:sSubPr>
              <m:ctrlPr>
                <w:del w:id="2116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sSubPr>
            <m:e>
              <m:r>
                <w:del w:id="2117" w:author="SU FONG" w:date="2020-09-16T20:45:00Z">
                  <w:rPr>
                    <w:rFonts w:ascii="Cambria Math"/>
                    <w:highlight w:val="yellow"/>
                  </w:rPr>
                  <m:t>G</m:t>
                </w:del>
              </m:r>
            </m:e>
            <m:sub>
              <m:sSub>
                <m:sSubPr>
                  <m:ctrlPr>
                    <w:del w:id="2118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sSubPr>
                <m:e>
                  <m:r>
                    <w:del w:id="2119" w:author="SU FONG" w:date="2020-09-16T20:45:00Z">
                      <w:rPr>
                        <w:rFonts w:ascii="Cambria Math"/>
                        <w:highlight w:val="yellow"/>
                      </w:rPr>
                      <m:t>O</m:t>
                    </w:del>
                  </m:r>
                </m:e>
                <m:sub>
                  <m:r>
                    <w:del w:id="2120" w:author="SU FONG" w:date="2020-09-16T20:45:00Z">
                      <w:rPr>
                        <w:rFonts w:ascii="Cambria Math"/>
                        <w:highlight w:val="yellow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2121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sSubSupPr>
                <m:e>
                  <m:r>
                    <w:del w:id="2122" w:author="SU FONG" w:date="2020-09-16T20:45:00Z">
                      <w:rPr>
                        <w:rFonts w:ascii="Cambria Math"/>
                        <w:highlight w:val="yellow"/>
                      </w:rPr>
                      <m:t>O</m:t>
                    </w:del>
                  </m:r>
                </m:e>
                <m:sub>
                  <m:r>
                    <w:del w:id="2123" w:author="SU FONG" w:date="2020-09-16T20:45:00Z">
                      <w:rPr>
                        <w:rFonts w:ascii="Cambria Math"/>
                        <w:highlight w:val="yellow"/>
                      </w:rPr>
                      <m:t>2</m:t>
                    </w:del>
                  </m:r>
                </m:sub>
                <m:sup>
                  <m:r>
                    <w:del w:id="2124" w:author="SU FONG" w:date="2020-09-16T20:45:00Z">
                      <w:rPr>
                        <w:rFonts w:ascii="Cambria Math"/>
                        <w:highlight w:val="yellow"/>
                      </w:rPr>
                      <m:t>'</m:t>
                    </w:del>
                  </m:r>
                </m:sup>
              </m:sSubSup>
            </m:sub>
          </m:sSub>
          <m:r>
            <w:del w:id="2125" w:author="SU FONG" w:date="2020-09-16T20:45:00Z">
              <w:rPr>
                <w:rFonts w:ascii="Cambria Math"/>
                <w:highlight w:val="yellow"/>
              </w:rPr>
              <m:t>+</m:t>
            </w:del>
          </m:r>
          <m:sSubSup>
            <m:sSubSupPr>
              <m:ctrlPr>
                <w:del w:id="2126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sSubSupPr>
            <m:e>
              <m:r>
                <w:del w:id="2127" w:author="SU FONG" w:date="2020-09-16T20:45:00Z">
                  <w:rPr>
                    <w:rFonts w:ascii="Cambria Math"/>
                    <w:highlight w:val="yellow"/>
                  </w:rPr>
                  <m:t>H</m:t>
                </w:del>
              </m:r>
            </m:e>
            <m:sub>
              <m:sSubSup>
                <m:sSubSupPr>
                  <m:ctrlPr>
                    <w:del w:id="2128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sSubSupPr>
                <m:e>
                  <m:r>
                    <w:del w:id="2129" w:author="SU FONG" w:date="2020-09-16T20:45:00Z">
                      <w:rPr>
                        <w:rFonts w:ascii="Cambria Math"/>
                        <w:highlight w:val="yellow"/>
                      </w:rPr>
                      <m:t>O</m:t>
                    </w:del>
                  </m:r>
                </m:e>
                <m:sub>
                  <m:r>
                    <w:del w:id="2130" w:author="SU FONG" w:date="2020-09-16T20:45:00Z">
                      <w:rPr>
                        <w:rFonts w:ascii="Cambria Math"/>
                        <w:highlight w:val="yellow"/>
                      </w:rPr>
                      <m:t>2</m:t>
                    </w:del>
                  </m:r>
                </m:sub>
                <m:sup>
                  <m:r>
                    <w:del w:id="2131" w:author="SU FONG" w:date="2020-09-16T20:45:00Z">
                      <w:rPr>
                        <w:rFonts w:ascii="Cambria Math"/>
                        <w:highlight w:val="yellow"/>
                      </w:rPr>
                      <m:t>'</m:t>
                    </w:del>
                  </m:r>
                </m:sup>
              </m:sSubSup>
              <m:ctrlPr>
                <w:del w:id="2132" w:author="SU FONG" w:date="2020-09-16T20:45:00Z">
                  <w:rPr>
                    <w:rFonts w:ascii="Cambria Math" w:eastAsia="MS Gothic" w:hAnsi="Cambria Math" w:cs="MS Gothic" w:hint="eastAsia"/>
                    <w:i/>
                    <w:highlight w:val="yellow"/>
                  </w:rPr>
                </w:del>
              </m:ctrlPr>
            </m:sub>
            <m:sup>
              <m:r>
                <w:del w:id="2133" w:author="SU FONG" w:date="2020-09-16T20:45:00Z">
                  <w:rPr>
                    <w:rFonts w:ascii="MS Gothic" w:eastAsia="MS Gothic" w:hAnsi="MS Gothic" w:cs="MS Gothic" w:hint="eastAsia"/>
                    <w:highlight w:val="yellow"/>
                  </w:rPr>
                  <m:t>*</m:t>
                </w:del>
              </m:r>
              <m:ctrlPr>
                <w:del w:id="2134" w:author="SU FONG" w:date="2020-09-16T20:45:00Z">
                  <w:rPr>
                    <w:rFonts w:ascii="Cambria Math" w:eastAsia="MS Gothic" w:hAnsi="Cambria Math" w:cs="MS Gothic" w:hint="eastAsia"/>
                    <w:i/>
                    <w:highlight w:val="yellow"/>
                  </w:rPr>
                </w:del>
              </m:ctrlPr>
            </m:sup>
          </m:sSubSup>
          <m:r>
            <w:del w:id="2135" w:author="SU FONG" w:date="2020-09-16T20:45:00Z">
              <w:rPr>
                <w:rFonts w:ascii="MS Gothic" w:eastAsia="MS Gothic" w:hAnsi="MS Gothic" w:cs="MS Gothic" w:hint="eastAsia"/>
                <w:highlight w:val="yellow"/>
              </w:rPr>
              <m:t>⋅</m:t>
            </w:del>
          </m:r>
          <m:f>
            <m:fPr>
              <m:ctrlPr>
                <w:del w:id="2136" w:author="SU FONG" w:date="2020-09-16T20:45:00Z">
                  <w:rPr>
                    <w:rFonts w:ascii="Cambria Math" w:hAnsi="Cambria Math"/>
                    <w:i/>
                    <w:highlight w:val="yellow"/>
                  </w:rPr>
                </w:del>
              </m:ctrlPr>
            </m:fPr>
            <m:num>
              <m:func>
                <m:funcPr>
                  <m:ctrlPr>
                    <w:del w:id="2137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funcPr>
                <m:fName>
                  <m:r>
                    <w:del w:id="2138" w:author="SU FONG" w:date="2020-09-16T20:45:00Z">
                      <w:rPr>
                        <w:rFonts w:ascii="Cambria Math"/>
                        <w:highlight w:val="yellow"/>
                      </w:rPr>
                      <m:t>sin</m:t>
                    </w:del>
                  </m:r>
                </m:fName>
                <m:e>
                  <m:r>
                    <w:del w:id="2139" w:author="SU FONG" w:date="2020-09-16T20:45:00Z">
                      <w:rPr>
                        <w:rFonts w:ascii="Cambria Math"/>
                        <w:highlight w:val="yellow"/>
                      </w:rPr>
                      <m:t>θ</m:t>
                    </w:del>
                  </m:r>
                </m:e>
              </m:func>
            </m:num>
            <m:den>
              <m:func>
                <m:funcPr>
                  <m:ctrlPr>
                    <w:del w:id="2140" w:author="SU FONG" w:date="2020-09-16T20:45:00Z">
                      <w:rPr>
                        <w:rFonts w:ascii="Cambria Math" w:hAnsi="Cambria Math"/>
                        <w:i/>
                        <w:highlight w:val="yellow"/>
                      </w:rPr>
                    </w:del>
                  </m:ctrlPr>
                </m:funcPr>
                <m:fName>
                  <m:r>
                    <w:del w:id="2141" w:author="SU FONG" w:date="2020-09-16T20:45:00Z">
                      <w:rPr>
                        <w:rFonts w:ascii="Cambria Math"/>
                        <w:highlight w:val="yellow"/>
                      </w:rPr>
                      <m:t>cos</m:t>
                    </w:del>
                  </m:r>
                </m:fName>
                <m:e>
                  <m:r>
                    <w:del w:id="2142" w:author="SU FONG" w:date="2020-09-16T20:45:00Z">
                      <w:rPr>
                        <w:rFonts w:ascii="Cambria Math"/>
                        <w:highlight w:val="yellow"/>
                      </w:rPr>
                      <m:t>θ</m:t>
                    </w:del>
                  </m:r>
                </m:e>
              </m:func>
            </m:den>
          </m:f>
          <m:r>
            <w:del w:id="2143" w:author="SU FONG" w:date="2020-09-16T20:45:00Z">
              <w:rPr>
                <w:rFonts w:ascii="Cambria Math"/>
                <w:highlight w:val="yellow"/>
              </w:rPr>
              <m:t>(</m:t>
            </w:del>
          </m:r>
          <m:r>
            <w:del w:id="2144" w:author="SU FONG" w:date="2020-09-16T20:45:00Z">
              <m:rPr>
                <m:nor/>
              </m:rPr>
              <w:rPr>
                <w:rFonts w:ascii="Cambria Math"/>
                <w:highlight w:val="yellow"/>
              </w:rPr>
              <m:t>11</m:t>
            </w:del>
          </m:r>
          <m:r>
            <w:del w:id="2145" w:author="SU FONG" w:date="2020-09-16T20:45:00Z">
              <m:rPr>
                <m:sty m:val="p"/>
              </m:rPr>
              <w:rPr>
                <w:rFonts w:ascii="Cambria Math"/>
                <w:highlight w:val="yellow"/>
              </w:rPr>
              <m:t>)</m:t>
            </w:del>
          </m:r>
        </m:oMath>
      </m:oMathPara>
    </w:p>
    <w:p w14:paraId="2844F4CA" w14:textId="7DB0517A" w:rsidR="005A6A62" w:rsidDel="003C6E0D" w:rsidRDefault="005A6A62" w:rsidP="005A6A62">
      <w:pPr>
        <w:rPr>
          <w:del w:id="2146" w:author="SU FONG" w:date="2020-09-16T20:45:00Z"/>
          <w:rFonts w:ascii="SimSun" w:eastAsia="SimSun" w:hAnsi="SimSun"/>
          <w:lang w:eastAsia="zh-CN"/>
        </w:rPr>
      </w:pPr>
      <w:del w:id="2147" w:author="SU FONG" w:date="2020-09-16T20:45:00Z">
        <w:r w:rsidDel="003C6E0D">
          <w:rPr>
            <w:lang w:eastAsia="zh-CN"/>
          </w:rPr>
          <w:delText>现在计算有</w:delText>
        </w:r>
        <w:r w:rsidDel="003C6E0D">
          <w:rPr>
            <w:rFonts w:ascii="SimSun" w:eastAsia="SimSun" w:hAnsi="SimSun" w:hint="eastAsia"/>
            <w:lang w:eastAsia="zh-CN"/>
          </w:rPr>
          <w:delText>：</w:delText>
        </w:r>
      </w:del>
      <m:oMath>
        <m:sSubSup>
          <m:sSubSupPr>
            <m:ctrlPr>
              <w:del w:id="2148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149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2150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151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152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2153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2154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2155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2156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2157" w:author="SU FONG" w:date="2020-09-16T20:45:00Z">
            <w:rPr>
              <w:rFonts w:ascii="Cambria Math"/>
              <w:lang w:eastAsia="zh-CN"/>
            </w:rPr>
            <m:t>(4)</m:t>
          </w:del>
        </m:r>
        <m:r>
          <w:del w:id="2158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2159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160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216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162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163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164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2165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2166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2167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2168" w:author="SU FONG" w:date="2020-09-16T20:45:00Z">
            <w:rPr>
              <w:rFonts w:ascii="Cambria Math"/>
              <w:lang w:eastAsia="zh-CN"/>
            </w:rPr>
            <m:t>(4)</m:t>
          </w:del>
        </m:r>
        <m:r>
          <w:del w:id="2169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2170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171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>
              <m:sSubPr>
                <m:ctrlPr>
                  <w:del w:id="2172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2173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174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sub>
          <m:sup>
            <m:r>
              <w:del w:id="2175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  <m:r>
          <w:del w:id="2176" w:author="SU FONG" w:date="2020-09-16T20:45:00Z">
            <w:rPr>
              <w:rFonts w:ascii="Cambria Math"/>
              <w:lang w:eastAsia="zh-CN"/>
            </w:rPr>
            <m:t>(10)</m:t>
          </w:del>
        </m:r>
        <m:r>
          <w:del w:id="2177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2178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179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2180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181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182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183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2184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2185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2186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2187" w:author="SU FONG" w:date="2020-09-16T20:45:00Z">
            <w:rPr>
              <w:rFonts w:ascii="Cambria Math"/>
              <w:lang w:eastAsia="zh-CN"/>
            </w:rPr>
            <m:t>(11)</m:t>
          </w:del>
        </m:r>
      </m:oMath>
    </w:p>
    <w:p w14:paraId="786FBF8C" w14:textId="76B89E96" w:rsidR="005A6A62" w:rsidDel="003C6E0D" w:rsidRDefault="005A6A62" w:rsidP="005A6A62">
      <w:pPr>
        <w:rPr>
          <w:del w:id="2188" w:author="SU FONG" w:date="2020-09-16T20:45:00Z"/>
          <w:rFonts w:ascii="SimSun" w:eastAsia="SimSun" w:hAnsi="SimSun"/>
          <w:lang w:eastAsia="zh-CN"/>
        </w:rPr>
      </w:pPr>
      <w:del w:id="2189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由于</w:delText>
        </w:r>
      </w:del>
      <m:oMath>
        <m:bar>
          <m:barPr>
            <m:pos m:val="top"/>
            <m:ctrlPr>
              <w:del w:id="2190" w:author="SU FONG" w:date="2020-09-16T20:45:00Z">
                <w:rPr>
                  <w:rFonts w:ascii="Cambria Math" w:hAnsi="Cambria Math"/>
                  <w:i/>
                </w:rPr>
              </w:del>
            </m:ctrlPr>
          </m:barPr>
          <m:e>
            <m:sSubSup>
              <m:sSubSupPr>
                <m:ctrlPr>
                  <w:del w:id="219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192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193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194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sSubSup>
              <m:sSubSupPr>
                <m:ctrlPr>
                  <w:del w:id="2195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196" w:author="SU FONG" w:date="2020-09-16T20:45:00Z">
                    <w:rPr>
                      <w:rFonts w:ascii="Cambria Math"/>
                      <w:lang w:eastAsia="zh-CN"/>
                    </w:rPr>
                    <m:t>F</m:t>
                  </w:del>
                </m:r>
              </m:e>
              <m:sub>
                <m:r>
                  <w:del w:id="2197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198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e>
        </m:bar>
        <m:r>
          <w:del w:id="2199" w:author="SU FONG" w:date="2020-09-16T20:45:00Z">
            <w:rPr>
              <w:rFonts w:ascii="Cambria Math"/>
              <w:lang w:eastAsia="zh-CN"/>
            </w:rPr>
            <m:t>=</m:t>
          </w:del>
        </m:r>
        <m:bar>
          <m:barPr>
            <m:pos m:val="top"/>
            <m:ctrlPr>
              <w:del w:id="2200" w:author="SU FONG" w:date="2020-09-16T20:45:00Z">
                <w:rPr>
                  <w:rFonts w:ascii="Cambria Math" w:hAnsi="Cambria Math"/>
                  <w:i/>
                </w:rPr>
              </w:del>
            </m:ctrlPr>
          </m:barPr>
          <m:e>
            <m:sSubSup>
              <m:sSubSupPr>
                <m:ctrlPr>
                  <w:del w:id="220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202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203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204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sSub>
              <m:sSubPr>
                <m:ctrlPr>
                  <w:del w:id="2205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2206" w:author="SU FONG" w:date="2020-09-16T20:45:00Z">
                    <w:rPr>
                      <w:rFonts w:ascii="Cambria Math"/>
                      <w:lang w:eastAsia="zh-CN"/>
                    </w:rPr>
                    <m:t>P</m:t>
                  </w:del>
                </m:r>
              </m:e>
              <m:sub>
                <m:r>
                  <w:del w:id="2207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e>
        </m:bar>
        <m:r>
          <w:del w:id="2208" w:author="SU FONG" w:date="2020-09-16T20:45:00Z">
            <w:rPr>
              <w:rFonts w:ascii="MS Gothic" w:eastAsia="MS Gothic" w:hAnsi="MS Gothic" w:cs="MS Gothic" w:hint="eastAsia"/>
              <w:lang w:eastAsia="zh-CN"/>
            </w:rPr>
            <m:t>⋅</m:t>
          </w:del>
        </m:r>
        <m:func>
          <m:funcPr>
            <m:ctrlPr>
              <w:del w:id="2209" w:author="SU FONG" w:date="2020-09-16T20:45:00Z">
                <w:rPr>
                  <w:rFonts w:ascii="Cambria Math" w:hAnsi="Cambria Math"/>
                  <w:i/>
                </w:rPr>
              </w:del>
            </m:ctrlPr>
          </m:funcPr>
          <m:fName>
            <m:r>
              <w:del w:id="2210" w:author="SU FONG" w:date="2020-09-16T20:45:00Z">
                <w:rPr>
                  <w:rFonts w:ascii="Cambria Math"/>
                  <w:lang w:eastAsia="zh-CN"/>
                </w:rPr>
                <m:t>sin</m:t>
              </w:del>
            </m:r>
          </m:fName>
          <m:e>
            <m:r>
              <w:del w:id="2211" w:author="SU FONG" w:date="2020-09-16T20:45:00Z">
                <w:rPr>
                  <w:rFonts w:ascii="Cambria Math"/>
                  <w:lang w:eastAsia="zh-CN"/>
                </w:rPr>
                <m:t>φ</m:t>
              </w:del>
            </m:r>
          </m:e>
        </m:func>
      </m:oMath>
      <w:del w:id="2212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，</w:delText>
        </w:r>
        <w:r w:rsidDel="003C6E0D">
          <w:rPr>
            <w:lang w:eastAsia="zh-CN"/>
          </w:rPr>
          <w:delText>同时</w:delText>
        </w:r>
        <w:r w:rsidDel="003C6E0D">
          <w:rPr>
            <w:rFonts w:ascii="SimSun" w:hAnsi="SimSun"/>
            <w:lang w:eastAsia="zh-CN"/>
          </w:rPr>
          <w:delText>将</w:delText>
        </w:r>
        <w:r w:rsidDel="003C6E0D">
          <w:rPr>
            <w:rFonts w:ascii="SimSun" w:eastAsia="SimSun" w:hAnsi="SimSun" w:hint="eastAsia"/>
            <w:lang w:eastAsia="zh-CN"/>
          </w:rPr>
          <w:delText>（4）代入（</w:delText>
        </w:r>
        <w:r w:rsidDel="003C6E0D">
          <w:rPr>
            <w:rFonts w:ascii="SimSun" w:eastAsia="SimSun" w:hAnsi="SimSun"/>
            <w:lang w:eastAsia="zh-CN"/>
          </w:rPr>
          <w:delText>9</w:delText>
        </w:r>
        <w:r w:rsidDel="003C6E0D">
          <w:rPr>
            <w:rFonts w:ascii="SimSun" w:eastAsia="SimSun" w:hAnsi="SimSun" w:hint="eastAsia"/>
            <w:lang w:eastAsia="zh-CN"/>
          </w:rPr>
          <w:delText>）可求出</w:delText>
        </w:r>
      </w:del>
    </w:p>
    <w:p w14:paraId="721459B7" w14:textId="5D9A73A3" w:rsidR="005A6A62" w:rsidDel="003C6E0D" w:rsidRDefault="009A4F0C" w:rsidP="005A6A62">
      <w:pPr>
        <w:rPr>
          <w:del w:id="2213" w:author="SU FONG" w:date="2020-09-16T20:45:00Z"/>
          <w:rFonts w:ascii="SimSun" w:eastAsia="SimSun" w:hAnsi="SimSun"/>
          <w:lang w:eastAsia="zh-CN"/>
        </w:rPr>
      </w:pPr>
      <m:oMathPara>
        <m:oMath>
          <m:sSub>
            <m:sSubPr>
              <m:ctrlPr>
                <w:del w:id="2214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215" w:author="SU FONG" w:date="2020-09-16T20:45:00Z">
                  <w:rPr>
                    <w:rFonts w:ascii="Cambria Math"/>
                  </w:rPr>
                  <m:t>M</m:t>
                </w:del>
              </m:r>
            </m:e>
            <m:sub>
              <m:sSubSup>
                <m:sSubSupPr>
                  <m:ctrlPr>
                    <w:del w:id="221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21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18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219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220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22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222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2223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2224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225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Sup>
                <m:sSubSupPr>
                  <m:ctrlPr>
                    <w:del w:id="222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22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28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229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sSub>
                <m:sSubPr>
                  <m:ctrlPr>
                    <w:del w:id="223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231" w:author="SU FONG" w:date="2020-09-16T20:45:00Z">
                      <w:rPr>
                        <w:rFonts w:ascii="Cambria Math"/>
                      </w:rPr>
                      <m:t>P</m:t>
                    </w:del>
                  </m:r>
                </m:e>
                <m:sub>
                  <m:r>
                    <w:del w:id="223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e>
          </m:bar>
          <m:r>
            <w:del w:id="223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234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235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2236" w:author="SU FONG" w:date="2020-09-16T20:45:00Z">
                  <w:rPr>
                    <w:rFonts w:ascii="Cambria Math"/>
                  </w:rPr>
                  <m:t>φ</m:t>
                </w:del>
              </m:r>
            </m:e>
          </m:func>
          <m:r>
            <w:del w:id="2237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223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239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24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24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4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224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24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45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24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24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248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224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2250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251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252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</m:sSub>
                  <m:sSubSup>
                    <m:sSubSupPr>
                      <m:ctrlPr>
                        <w:del w:id="2253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254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255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  <m:sup>
                      <m:r>
                        <w:del w:id="2256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2257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2258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259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260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261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262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226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264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26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26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67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</m:sSub>
          <m:r>
            <w:del w:id="2268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269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27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27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7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227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27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75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27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27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278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279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2280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281" w:author="SU FONG" w:date="2020-09-16T20:45:00Z">
              <w:rPr>
                <w:rFonts w:ascii="Microsoft YaHei" w:eastAsia="Microsoft YaHei" w:hAnsi="Microsoft YaHei" w:cs="Microsoft YaHei" w:hint="eastAsia"/>
                <w:lang w:eastAsia="zh-CN"/>
              </w:rPr>
              <m:t>-</m:t>
            </w:del>
          </m:r>
          <m:sSub>
            <m:sSubPr>
              <m:ctrlPr>
                <w:del w:id="228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283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28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28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8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</m:sSub>
          <m:r>
            <w:del w:id="228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288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28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29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91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229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29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294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295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296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297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298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299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300" w:author="SU FONG" w:date="2020-09-16T20:45:00Z">
              <w:rPr>
                <w:rFonts w:ascii="Cambria Math"/>
              </w:rPr>
              <m:t>=0(9)</m:t>
            </w:del>
          </m:r>
        </m:oMath>
      </m:oMathPara>
    </w:p>
    <w:p w14:paraId="11C2A510" w14:textId="4FB87819" w:rsidR="005A6A62" w:rsidDel="003C6E0D" w:rsidRDefault="009A4F0C" w:rsidP="005A6A62">
      <w:pPr>
        <w:rPr>
          <w:del w:id="2301" w:author="SU FONG" w:date="2020-09-16T20:45:00Z"/>
          <w:rFonts w:ascii="SimSun" w:eastAsia="SimSun" w:hAnsi="SimSun"/>
          <w:lang w:eastAsia="zh-CN"/>
        </w:rPr>
      </w:pPr>
      <m:oMathPara>
        <m:oMath>
          <m:sSubSup>
            <m:sSubSupPr>
              <m:ctrlPr>
                <w:del w:id="230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303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30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30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30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ctrlPr>
                <w:del w:id="2307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308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309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310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31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312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2313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2314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315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231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Sup>
                    <m:sSubSupPr>
                      <m:ctrlPr>
                        <w:del w:id="2317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318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319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  <m:sup>
                      <m:r>
                        <w:del w:id="2320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  <m:sSub>
                    <m:sSubPr>
                      <m:ctrlPr>
                        <w:del w:id="2321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322" w:author="SU FONG" w:date="2020-09-16T20:45:00Z">
                          <w:rPr>
                            <w:rFonts w:ascii="Cambria Math"/>
                          </w:rPr>
                          <m:t>P</m:t>
                        </w:del>
                      </m:r>
                    </m:e>
                    <m:sub>
                      <m:r>
                        <w:del w:id="2323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</m:sSub>
                </m:e>
              </m:bar>
            </m:num>
            <m:den>
              <m:bar>
                <m:barPr>
                  <m:pos m:val="top"/>
                  <m:ctrlPr>
                    <w:del w:id="232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2325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326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327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</m:sSub>
                  <m:sSubSup>
                    <m:sSubSupPr>
                      <m:ctrlPr>
                        <w:del w:id="2328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329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330" w:author="SU FONG" w:date="2020-09-16T20:45:00Z">
                          <w:rPr>
                            <w:rFonts w:ascii="Cambria Math"/>
                          </w:rPr>
                          <m:t>2</m:t>
                        </w:del>
                      </m:r>
                    </m:sub>
                    <m:sup>
                      <m:r>
                        <w:del w:id="2331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  <m:r>
                <w:del w:id="2332" w:author="SU FONG" w:date="2020-09-16T20:45:00Z">
                  <w:rPr>
                    <w:rFonts w:ascii="MS Gothic" w:eastAsia="MS Gothic" w:hAnsi="MS Gothic" w:cs="MS Gothic" w:hint="eastAsia"/>
                  </w:rPr>
                  <m:t>⋅</m:t>
                </w:del>
              </m:r>
            </m:den>
          </m:f>
          <m:r>
            <w:del w:id="233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334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func>
                <m:funcPr>
                  <m:ctrlPr>
                    <w:del w:id="233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funcPr>
                <m:fName>
                  <m:r>
                    <w:del w:id="2336" w:author="SU FONG" w:date="2020-09-16T20:45:00Z">
                      <w:rPr>
                        <w:rFonts w:ascii="Cambria Math"/>
                      </w:rPr>
                      <m:t>sin</m:t>
                    </w:del>
                  </m:r>
                </m:fName>
                <m:e>
                  <m:r>
                    <w:del w:id="2337" w:author="SU FONG" w:date="2020-09-16T20:45:00Z">
                      <w:rPr>
                        <w:rFonts w:ascii="Cambria Math"/>
                      </w:rPr>
                      <m:t>φ</m:t>
                    </w:del>
                  </m:r>
                </m:e>
              </m:func>
            </m:num>
            <m:den>
              <m:func>
                <m:funcPr>
                  <m:ctrlPr>
                    <w:del w:id="233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funcPr>
                <m:fName>
                  <m:r>
                    <w:del w:id="2339" w:author="SU FONG" w:date="2020-09-16T20:45:00Z">
                      <w:rPr>
                        <w:rFonts w:ascii="Cambria Math"/>
                      </w:rPr>
                      <m:t>cos</m:t>
                    </w:del>
                  </m:r>
                </m:fName>
                <m:e>
                  <m:r>
                    <w:del w:id="2340" w:author="SU FONG" w:date="2020-09-16T20:45:00Z">
                      <w:rPr>
                        <w:rFonts w:ascii="Cambria Math"/>
                      </w:rPr>
                      <m:t>θ</m:t>
                    </w:del>
                  </m:r>
                </m:e>
              </m:func>
            </m:den>
          </m:f>
          <m:r>
            <w:del w:id="2341" w:author="SU FONG" w:date="2020-09-16T20:45:00Z">
              <w:rPr>
                <w:rFonts w:ascii="Cambria Math"/>
              </w:rPr>
              <m:t>+</m:t>
            </w:del>
          </m:r>
          <m:f>
            <m:fPr>
              <m:ctrlPr>
                <w:del w:id="2342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r>
                <w:del w:id="2343" w:author="SU FONG" w:date="2020-09-16T20:45:00Z">
                  <w:rPr>
                    <w:rFonts w:ascii="Cambria Math"/>
                  </w:rPr>
                  <m:t>1</m:t>
                </w:del>
              </m:r>
            </m:num>
            <m:den>
              <m:r>
                <w:del w:id="2344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sSub>
            <m:sSubPr>
              <m:ctrlPr>
                <w:del w:id="234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346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34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34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349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sSubSup>
                <m:sSubSupPr>
                  <m:ctrlPr>
                    <w:del w:id="235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35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35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353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354" w:author="SU FONG" w:date="2020-09-16T20:45:00Z">
              <w:rPr>
                <w:rFonts w:ascii="Cambria Math"/>
              </w:rPr>
              <m:t>+</m:t>
            </w:del>
          </m:r>
          <m:sSubSup>
            <m:sSubSupPr>
              <m:ctrlPr>
                <w:del w:id="235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356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35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35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359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ctrlPr>
                <w:del w:id="2360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361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362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36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364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func>
                <m:funcPr>
                  <m:ctrlPr>
                    <w:del w:id="236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funcPr>
                <m:fName>
                  <m:r>
                    <w:del w:id="2366" w:author="SU FONG" w:date="2020-09-16T20:45:00Z">
                      <w:rPr>
                        <w:rFonts w:ascii="Cambria Math"/>
                      </w:rPr>
                      <m:t>sin</m:t>
                    </w:del>
                  </m:r>
                </m:fName>
                <m:e>
                  <m:r>
                    <w:del w:id="2367" w:author="SU FONG" w:date="2020-09-16T20:45:00Z">
                      <w:rPr>
                        <w:rFonts w:ascii="Cambria Math"/>
                      </w:rPr>
                      <m:t>θ</m:t>
                    </w:del>
                  </m:r>
                </m:e>
              </m:func>
            </m:num>
            <m:den>
              <m:func>
                <m:funcPr>
                  <m:ctrlPr>
                    <w:del w:id="236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funcPr>
                <m:fName>
                  <m:r>
                    <w:del w:id="2369" w:author="SU FONG" w:date="2020-09-16T20:45:00Z">
                      <w:rPr>
                        <w:rFonts w:ascii="Cambria Math"/>
                      </w:rPr>
                      <m:t>cos</m:t>
                    </w:del>
                  </m:r>
                </m:fName>
                <m:e>
                  <m:r>
                    <w:del w:id="2370" w:author="SU FONG" w:date="2020-09-16T20:45:00Z">
                      <w:rPr>
                        <w:rFonts w:ascii="Cambria Math"/>
                      </w:rPr>
                      <m:t>θ</m:t>
                    </w:del>
                  </m:r>
                </m:e>
              </m:func>
            </m:den>
          </m:f>
          <m:r>
            <w:del w:id="2371" w:author="SU FONG" w:date="2020-09-16T20:45:00Z">
              <w:rPr>
                <w:rFonts w:ascii="Cambria Math"/>
              </w:rPr>
              <m:t>(12)</m:t>
            </w:del>
          </m:r>
        </m:oMath>
      </m:oMathPara>
    </w:p>
    <w:p w14:paraId="734319B8" w14:textId="62F5D7A5" w:rsidR="005A6A62" w:rsidDel="003C6E0D" w:rsidRDefault="005A6A62" w:rsidP="005A6A62">
      <w:pPr>
        <w:rPr>
          <w:del w:id="2372" w:author="SU FONG" w:date="2020-09-16T20:45:00Z"/>
          <w:rFonts w:ascii="SimSun" w:eastAsia="SimSun" w:hAnsi="SimSun"/>
          <w:lang w:eastAsia="zh-CN"/>
        </w:rPr>
      </w:pPr>
      <w:del w:id="2373" w:author="SU FONG" w:date="2020-09-16T20:45:00Z">
        <w:r w:rsidDel="003C6E0D">
          <w:rPr>
            <w:lang w:eastAsia="zh-CN"/>
          </w:rPr>
          <w:delText>现在计算有</w:delText>
        </w:r>
        <w:r w:rsidDel="003C6E0D">
          <w:rPr>
            <w:rFonts w:ascii="SimSun" w:eastAsia="SimSun" w:hAnsi="SimSun" w:hint="eastAsia"/>
            <w:lang w:eastAsia="zh-CN"/>
          </w:rPr>
          <w:delText>：</w:delText>
        </w:r>
      </w:del>
      <m:oMath>
        <m:sSubSup>
          <m:sSubSupPr>
            <m:ctrlPr>
              <w:del w:id="2374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375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2376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377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378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2379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2380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2381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2382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2383" w:author="SU FONG" w:date="2020-09-16T20:45:00Z">
            <w:rPr>
              <w:rFonts w:ascii="Cambria Math"/>
              <w:lang w:eastAsia="zh-CN"/>
            </w:rPr>
            <m:t>(4)</m:t>
          </w:del>
        </m:r>
        <m:r>
          <w:del w:id="2384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2385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386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2387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388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389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390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2391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2392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2393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2394" w:author="SU FONG" w:date="2020-09-16T20:45:00Z">
            <w:rPr>
              <w:rFonts w:ascii="Cambria Math"/>
              <w:lang w:eastAsia="zh-CN"/>
            </w:rPr>
            <m:t>(4)</m:t>
          </w:del>
        </m:r>
        <m:r>
          <w:del w:id="2395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2396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397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>
              <m:sSubPr>
                <m:ctrlPr>
                  <w:del w:id="2398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2399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00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sub>
          <m:sup>
            <m:r>
              <w:del w:id="2401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  <m:r>
          <w:del w:id="2402" w:author="SU FONG" w:date="2020-09-16T20:45:00Z">
            <w:rPr>
              <w:rFonts w:ascii="Cambria Math"/>
              <w:lang w:eastAsia="zh-CN"/>
            </w:rPr>
            <m:t>(10)</m:t>
          </w:del>
        </m:r>
        <m:r>
          <w:del w:id="2403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2404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405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2406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407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08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409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2410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2411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2412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2413" w:author="SU FONG" w:date="2020-09-16T20:45:00Z">
            <w:rPr>
              <w:rFonts w:ascii="Cambria Math"/>
              <w:lang w:eastAsia="zh-CN"/>
            </w:rPr>
            <m:t>(11)</m:t>
          </w:del>
        </m:r>
        <m:r>
          <w:del w:id="2414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2415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416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>
              <m:sSubPr>
                <m:ctrlPr>
                  <w:del w:id="2417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2418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19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  <m:ctrlPr>
              <w:del w:id="2420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2421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2422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2423" w:author="SU FONG" w:date="2020-09-16T20:45:00Z">
            <w:rPr>
              <w:rFonts w:ascii="Cambria Math"/>
              <w:lang w:eastAsia="zh-CN"/>
            </w:rPr>
            <m:t>(12)</m:t>
          </w:del>
        </m:r>
      </m:oMath>
    </w:p>
    <w:p w14:paraId="703EAFE9" w14:textId="0C16FBDC" w:rsidR="005A6A62" w:rsidDel="003C6E0D" w:rsidRDefault="005A6A62" w:rsidP="005A6A62">
      <w:pPr>
        <w:rPr>
          <w:del w:id="2424" w:author="SU FONG" w:date="2020-09-16T20:45:00Z"/>
          <w:rFonts w:ascii="SimSun" w:eastAsia="SimSun" w:hAnsi="SimSun"/>
          <w:lang w:eastAsia="zh-CN"/>
        </w:rPr>
      </w:pPr>
      <w:del w:id="2425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将</w:delText>
        </w:r>
      </w:del>
      <m:oMath>
        <m:sSubSup>
          <m:sSubSupPr>
            <m:ctrlPr>
              <w:del w:id="2426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427" w:author="SU FONG" w:date="2020-09-16T20:45:00Z">
                <w:rPr>
                  <w:rFonts w:ascii="Cambria Math" w:hAns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2428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429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30" w:author="SU FONG" w:date="2020-09-16T20:45:00Z">
                    <w:rPr>
                      <w:rFonts w:ascii="Cambria Math" w:hAns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431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  <m:sup>
            <m:r>
              <w:del w:id="2432" w:author="SU FONG" w:date="2020-09-16T20:45:00Z">
                <w:rPr>
                  <w:rFonts w:ascii="Cambria Math" w:hAnsi="Cambria Math"/>
                  <w:lang w:eastAsia="zh-CN"/>
                </w:rPr>
                <m:t>*</m:t>
              </w:del>
            </m:r>
          </m:sup>
        </m:sSubSup>
      </m:oMath>
      <w:del w:id="2433" w:author="SU FONG" w:date="2020-09-16T20:45:00Z">
        <w:r w:rsidDel="003C6E0D">
          <w:rPr>
            <w:lang w:eastAsia="zh-CN"/>
          </w:rPr>
          <w:delText>代入</w:delText>
        </w:r>
        <w:r w:rsidDel="003C6E0D">
          <w:rPr>
            <w:rFonts w:ascii="SimSun" w:eastAsia="SimSun" w:hAnsi="SimSun" w:hint="eastAsia"/>
            <w:lang w:eastAsia="zh-CN"/>
          </w:rPr>
          <w:delText>（5），</w:delText>
        </w:r>
      </w:del>
      <m:oMath>
        <m:sSub>
          <m:sSubPr>
            <m:ctrlPr>
              <w:del w:id="2434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2435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2436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437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38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2439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2440" w:author="SU FONG" w:date="2020-09-16T20:45:00Z">
            <w:rPr>
              <w:rFonts w:ascii="Cambria Math"/>
              <w:lang w:eastAsia="zh-CN"/>
            </w:rPr>
            <m:t>=</m:t>
          </w:del>
        </m:r>
        <m:sSub>
          <m:sSubPr>
            <m:ctrlPr>
              <w:del w:id="2441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2442" w:author="SU FONG" w:date="2020-09-16T20:45:00Z">
                <w:rPr>
                  <w:rFonts w:ascii="Cambria Math"/>
                  <w:lang w:eastAsia="zh-CN"/>
                </w:rPr>
                <m:t>G</m:t>
              </w:del>
            </m:r>
          </m:e>
          <m:sub>
            <m:sSubSup>
              <m:sSubSupPr>
                <m:ctrlPr>
                  <w:del w:id="2443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444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45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2446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sSubSup>
              <m:sSubSupPr>
                <m:ctrlPr>
                  <w:del w:id="2447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448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49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450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2451" w:author="SU FONG" w:date="2020-09-16T20:45:00Z">
            <w:rPr>
              <w:rFonts w:ascii="Cambria Math"/>
              <w:lang w:eastAsia="zh-CN"/>
            </w:rPr>
            <m:t>+</m:t>
          </w:del>
        </m:r>
        <m:sSub>
          <m:sSubPr>
            <m:ctrlPr>
              <w:del w:id="2452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2453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2454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455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2456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2457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sub>
        </m:sSub>
        <m:r>
          <w:del w:id="2458" w:author="SU FONG" w:date="2020-09-16T20:45:00Z">
            <w:rPr>
              <w:rFonts w:ascii="Cambria Math"/>
              <w:lang w:eastAsia="zh-CN"/>
            </w:rPr>
            <m:t>(5)</m:t>
          </w:del>
        </m:r>
      </m:oMath>
      <w:del w:id="2459" w:author="SU FONG" w:date="2020-09-16T20:45:00Z">
        <w:r w:rsidDel="003C6E0D">
          <w:rPr>
            <w:lang w:eastAsia="zh-CN"/>
          </w:rPr>
          <w:delText>可得</w:delText>
        </w:r>
      </w:del>
    </w:p>
    <w:p w14:paraId="2FEF7874" w14:textId="7063FAE1" w:rsidR="005A6A62" w:rsidDel="003C6E0D" w:rsidRDefault="009A4F0C" w:rsidP="005A6A62">
      <w:pPr>
        <w:rPr>
          <w:del w:id="2460" w:author="SU FONG" w:date="2020-09-16T20:45:00Z"/>
        </w:rPr>
      </w:pPr>
      <m:oMathPara>
        <m:oMath>
          <m:sSubSup>
            <m:sSubSupPr>
              <m:ctrlPr>
                <w:del w:id="246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462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46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46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46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46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  <m:sup>
              <m:r>
                <w:del w:id="2467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2468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46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470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Sup>
                <m:sSubSupPr>
                  <m:ctrlPr>
                    <w:del w:id="247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47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473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474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sSubSup>
                <m:sSubSupPr>
                  <m:ctrlPr>
                    <w:del w:id="247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47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477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478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479" w:author="SU FONG" w:date="2020-09-16T20:45:00Z">
              <w:rPr>
                <w:rFonts w:ascii="Cambria Math"/>
              </w:rPr>
              <m:t>+</m:t>
            </w:del>
          </m:r>
          <m:sSubSup>
            <m:sSubSupPr>
              <m:ctrlPr>
                <w:del w:id="2480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481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48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48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484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485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486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487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488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489" w:author="SU FONG" w:date="2020-09-16T20:45:00Z">
              <w:rPr>
                <w:rFonts w:ascii="Cambria Math"/>
              </w:rPr>
              <m:t>(13)</m:t>
            </w:del>
          </m:r>
        </m:oMath>
      </m:oMathPara>
    </w:p>
    <w:p w14:paraId="10ECC8E5" w14:textId="07F675E2" w:rsidR="005A6A62" w:rsidDel="003C6E0D" w:rsidRDefault="009A4F0C" w:rsidP="005A6A62">
      <w:pPr>
        <w:rPr>
          <w:del w:id="2490" w:author="SU FONG" w:date="2020-09-16T20:45:00Z"/>
        </w:rPr>
      </w:pPr>
      <m:oMathPara>
        <m:oMath>
          <m:sSubSup>
            <m:sSubSupPr>
              <m:ctrlPr>
                <w:del w:id="249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492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49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49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49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49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497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498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499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500" w:author="SU FONG" w:date="2020-09-16T20:45:00Z">
              <w:rPr>
                <w:rFonts w:ascii="Cambria Math"/>
              </w:rPr>
              <m:t>(4)</m:t>
            </w:del>
          </m:r>
          <m:r>
            <w:del w:id="2501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50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503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50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50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50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507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508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509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510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511" w:author="SU FONG" w:date="2020-09-16T20:45:00Z">
              <w:rPr>
                <w:rFonts w:ascii="Cambria Math"/>
              </w:rPr>
              <m:t>(4)</m:t>
            </w:del>
          </m:r>
          <m:r>
            <w:del w:id="2512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51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514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51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51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517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  <m:sup>
              <m:r>
                <w:del w:id="2518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2519" w:author="SU FONG" w:date="2020-09-16T20:45:00Z">
              <w:rPr>
                <w:rFonts w:ascii="Cambria Math"/>
              </w:rPr>
              <m:t>(10)</m:t>
            </w:del>
          </m:r>
          <m:r>
            <w:del w:id="2520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52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522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52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52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525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52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527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528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529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530" w:author="SU FONG" w:date="2020-09-16T20:45:00Z">
              <w:rPr>
                <w:rFonts w:ascii="Cambria Math"/>
              </w:rPr>
              <m:t>(11)</m:t>
            </w:del>
          </m:r>
          <m:r>
            <w:del w:id="2531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53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533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53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53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536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ctrlPr>
                <w:del w:id="2537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538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539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540" w:author="SU FONG" w:date="2020-09-16T20:45:00Z">
              <w:rPr>
                <w:rFonts w:ascii="Cambria Math"/>
              </w:rPr>
              <m:t>(12)</m:t>
            </w:del>
          </m:r>
          <m:r>
            <w:del w:id="2541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542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543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54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54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546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547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  <m:sup>
              <m:r>
                <w:del w:id="2548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2549" w:author="SU FONG" w:date="2020-09-16T20:45:00Z">
              <w:rPr>
                <w:rFonts w:ascii="Cambria Math"/>
              </w:rPr>
              <m:t>(13)</m:t>
            </w:del>
          </m:r>
        </m:oMath>
      </m:oMathPara>
    </w:p>
    <w:p w14:paraId="6FD904D5" w14:textId="15150338" w:rsidR="006872A1" w:rsidRPr="001B2AED" w:rsidDel="003C6E0D" w:rsidRDefault="006872A1" w:rsidP="006872A1">
      <w:pPr>
        <w:rPr>
          <w:del w:id="2550" w:author="SU FONG" w:date="2020-09-16T20:45:00Z"/>
          <w:rFonts w:eastAsia="SimSun"/>
          <w:lang w:eastAsia="zh-CN"/>
        </w:rPr>
      </w:pPr>
    </w:p>
    <w:p w14:paraId="1586A104" w14:textId="7EB58EE1" w:rsidR="00D023AD" w:rsidDel="003C6E0D" w:rsidRDefault="00D023AD" w:rsidP="000E0145">
      <w:pPr>
        <w:pStyle w:val="Heading3"/>
        <w:ind w:left="0" w:firstLine="454"/>
        <w:rPr>
          <w:del w:id="2551" w:author="SU FONG" w:date="2020-09-16T20:45:00Z"/>
        </w:rPr>
      </w:pPr>
      <w:del w:id="2552" w:author="SU FONG" w:date="2020-09-16T20:45:00Z">
        <w:r w:rsidDel="003C6E0D">
          <w:rPr>
            <w:rFonts w:hint="eastAsia"/>
          </w:rPr>
          <w:delText>上部下</w:delText>
        </w:r>
        <w:r w:rsidDel="003C6E0D">
          <w:delText>连</w:delText>
        </w:r>
        <w:r w:rsidRPr="00367EF4" w:rsidDel="003C6E0D">
          <w:delText>杆</w:delText>
        </w:r>
      </w:del>
    </w:p>
    <w:p w14:paraId="68DBD697" w14:textId="2F77F159" w:rsidR="00D023AD" w:rsidDel="003C6E0D" w:rsidRDefault="00D023AD" w:rsidP="00D023AD">
      <w:pPr>
        <w:rPr>
          <w:del w:id="2553" w:author="SU FONG" w:date="2020-09-16T20:45:00Z"/>
        </w:rPr>
      </w:pPr>
      <w:del w:id="2554" w:author="SU FONG" w:date="2020-09-16T20:45:00Z">
        <w:r w:rsidDel="003C6E0D">
          <w:rPr>
            <w:noProof/>
          </w:rPr>
          <w:drawing>
            <wp:inline distT="0" distB="0" distL="0" distR="0" wp14:anchorId="6DB746EF" wp14:editId="2B293A3C">
              <wp:extent cx="2498846" cy="1293355"/>
              <wp:effectExtent l="0" t="0" r="0" b="2540"/>
              <wp:docPr id="19" name="圖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13166" cy="13007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4C44B47" w14:textId="2D1DC6F7" w:rsidR="00D023AD" w:rsidRPr="00923DD4" w:rsidDel="003C6E0D" w:rsidRDefault="00D023AD" w:rsidP="00D023AD">
      <w:pPr>
        <w:rPr>
          <w:del w:id="2555" w:author="SU FONG" w:date="2020-09-16T20:45:00Z"/>
          <w:rFonts w:eastAsia="SimSun"/>
          <w:lang w:eastAsia="zh-CN"/>
        </w:rPr>
      </w:pPr>
      <w:del w:id="2556" w:author="SU FONG" w:date="2020-09-16T20:45:00Z">
        <w:r w:rsidDel="003C6E0D">
          <w:rPr>
            <w:rFonts w:ascii="SimSun" w:eastAsia="SimSun" w:hAnsi="SimSun" w:hint="eastAsia"/>
            <w:lang w:eastAsia="zh-CN"/>
          </w:rPr>
          <w:delText>对于</w:delText>
        </w:r>
      </w:del>
      <m:oMath>
        <m:sSub>
          <m:sSubPr>
            <m:ctrlPr>
              <w:del w:id="2557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2558" w:author="SU FONG" w:date="2020-09-16T20:45:00Z">
                <w:rPr>
                  <w:rFonts w:ascii="Cambria Math" w:hAnsi="Cambria Math"/>
                  <w:lang w:eastAsia="zh-CN"/>
                </w:rPr>
                <m:t>O</m:t>
              </w:del>
            </m:r>
          </m:e>
          <m:sub>
            <m:r>
              <w:del w:id="2559" w:author="SU FONG" w:date="2020-09-16T20:45:00Z">
                <w:rPr>
                  <w:rFonts w:ascii="Cambria Math" w:hAnsi="Cambria Math"/>
                  <w:lang w:eastAsia="zh-CN"/>
                </w:rPr>
                <m:t>1</m:t>
              </w:del>
            </m:r>
          </m:sub>
        </m:sSub>
        <m:sSubSup>
          <m:sSubSupPr>
            <m:ctrlPr>
              <w:del w:id="2560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2561" w:author="SU FONG" w:date="2020-09-16T20:45:00Z">
                <w:rPr>
                  <w:rFonts w:ascii="Cambria Math" w:hAnsi="Cambria Math"/>
                  <w:lang w:eastAsia="zh-CN"/>
                </w:rPr>
                <m:t>O</m:t>
              </w:del>
            </m:r>
          </m:e>
          <m:sub>
            <m:r>
              <w:del w:id="2562" w:author="SU FONG" w:date="2020-09-16T20:45:00Z">
                <w:rPr>
                  <w:rFonts w:ascii="Cambria Math" w:hAnsi="Cambria Math"/>
                  <w:lang w:eastAsia="zh-CN"/>
                </w:rPr>
                <m:t>1</m:t>
              </w:del>
            </m:r>
          </m:sub>
          <m:sup>
            <m:r>
              <w:del w:id="2563" w:author="SU FONG" w:date="2020-09-16T20:45:00Z">
                <w:rPr>
                  <w:rFonts w:ascii="Cambria Math" w:hAnsi="Cambria Math"/>
                  <w:lang w:eastAsia="zh-CN"/>
                </w:rPr>
                <m:t>'</m:t>
              </w:del>
            </m:r>
          </m:sup>
        </m:sSubSup>
      </m:oMath>
      <w:del w:id="2564" w:author="SU FONG" w:date="2020-09-16T20:45:00Z">
        <w:r w:rsidDel="003C6E0D">
          <w:rPr>
            <w:lang w:eastAsia="zh-CN"/>
          </w:rPr>
          <w:delText>来说</w:delText>
        </w:r>
        <w:r w:rsidDel="003C6E0D">
          <w:rPr>
            <w:rFonts w:eastAsia="SimSun" w:hint="eastAsia"/>
            <w:lang w:eastAsia="zh-CN"/>
          </w:rPr>
          <w:delText>会有</w:delText>
        </w:r>
      </w:del>
      <m:oMath>
        <m:sSub>
          <m:sSubPr>
            <m:ctrlPr>
              <w:del w:id="2565" w:author="SU FONG" w:date="2020-09-16T20:45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2566" w:author="SU FONG" w:date="2020-09-16T20:45:00Z">
                <w:rPr>
                  <w:rFonts w:ascii="Cambria Math" w:hAnsi="Cambria Math"/>
                  <w:lang w:eastAsia="zh-CN"/>
                </w:rPr>
                <m:t>G</m:t>
              </w:del>
            </m:r>
          </m:e>
          <m:sub>
            <m:sSub>
              <m:sSubPr>
                <m:ctrlPr>
                  <w:del w:id="2567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2568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2569" w:author="SU FONG" w:date="2020-09-16T20:45:00Z">
                    <w:rPr>
                      <w:rFonts w:ascii="Cambria Math" w:hAnsi="Cambria Math"/>
                      <w:lang w:eastAsia="zh-CN"/>
                    </w:rPr>
                    <m:t>1</m:t>
                  </w:del>
                </m:r>
              </m:sub>
            </m:sSub>
            <m:sSubSup>
              <m:sSubSupPr>
                <m:ctrlPr>
                  <w:del w:id="2570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2571" w:author="SU FONG" w:date="2020-09-16T20:45:00Z">
                    <w:rPr>
                      <w:rFonts w:ascii="Cambria Math" w:hAnsi="Cambria Math"/>
                      <w:lang w:eastAsia="zh-CN"/>
                    </w:rPr>
                    <m:t>O</m:t>
                  </w:del>
                </m:r>
              </m:e>
              <m:sub>
                <m:r>
                  <w:del w:id="2572" w:author="SU FONG" w:date="2020-09-16T20:45:00Z">
                    <w:rPr>
                      <w:rFonts w:ascii="Cambria Math" w:hAns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2573" w:author="SU FONG" w:date="2020-09-16T20:45:00Z">
                    <w:rPr>
                      <w:rFonts w:ascii="Cambria Math" w:hAnsi="Cambria Math"/>
                      <w:lang w:eastAsia="zh-CN"/>
                    </w:rPr>
                    <m:t>'</m:t>
                  </w:del>
                </m:r>
              </m:sup>
            </m:sSubSup>
          </m:sub>
        </m:sSub>
      </m:oMath>
      <w:del w:id="2574" w:author="SU FONG" w:date="2020-09-16T20:45:00Z">
        <w:r w:rsidDel="003C6E0D">
          <w:rPr>
            <w:lang w:eastAsia="zh-CN"/>
          </w:rPr>
          <w:delText>作用</w:delText>
        </w:r>
        <w:r w:rsidDel="003C6E0D">
          <w:rPr>
            <w:rFonts w:eastAsia="SimSun" w:hint="eastAsia"/>
            <w:lang w:eastAsia="zh-CN"/>
          </w:rPr>
          <w:delText>，由</w:delText>
        </w:r>
      </w:del>
      <m:oMath>
        <m:nary>
          <m:naryPr>
            <m:chr m:val="∑"/>
            <m:subHide m:val="1"/>
            <m:supHide m:val="1"/>
            <m:ctrlPr>
              <w:del w:id="2575" w:author="SU FONG" w:date="2020-09-16T20:45:00Z">
                <w:rPr>
                  <w:rFonts w:ascii="Cambria Math" w:hAnsi="Cambria Math"/>
                  <w:i/>
                </w:rPr>
              </w:del>
            </m:ctrlPr>
          </m:naryPr>
          <m:sub/>
          <m:sup/>
          <m:e>
            <m:sSub>
              <m:sSubPr>
                <m:ctrlPr>
                  <w:del w:id="2576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2577" w:author="SU FONG" w:date="2020-09-16T20:45:00Z">
                    <w:rPr>
                      <w:rFonts w:ascii="Cambria Math" w:hAnsi="Cambria Math"/>
                      <w:lang w:eastAsia="zh-CN"/>
                    </w:rPr>
                    <m:t>H</m:t>
                  </w:del>
                </m:r>
              </m:e>
              <m:sub>
                <m:r>
                  <w:del w:id="2578" w:author="SU FONG" w:date="2020-09-16T20:45:00Z">
                    <w:rPr>
                      <w:rFonts w:ascii="Cambria Math" w:hAnsi="Cambria Math"/>
                      <w:lang w:eastAsia="zh-CN"/>
                    </w:rPr>
                    <m:t>x</m:t>
                  </w:del>
                </m:r>
              </m:sub>
            </m:sSub>
          </m:e>
        </m:nary>
      </m:oMath>
      <w:del w:id="2579" w:author="SU FONG" w:date="2020-09-16T20:45:00Z">
        <w:r w:rsidDel="003C6E0D">
          <w:rPr>
            <w:rFonts w:eastAsia="SimSun" w:hint="eastAsia"/>
            <w:lang w:eastAsia="zh-CN"/>
          </w:rPr>
          <w:delText>，</w:delText>
        </w:r>
      </w:del>
      <m:oMath>
        <m:nary>
          <m:naryPr>
            <m:chr m:val="∑"/>
            <m:subHide m:val="1"/>
            <m:supHide m:val="1"/>
            <m:ctrlPr>
              <w:del w:id="2580" w:author="SU FONG" w:date="2020-09-16T20:45:00Z">
                <w:rPr>
                  <w:rFonts w:ascii="Cambria Math" w:hAnsi="Cambria Math"/>
                  <w:i/>
                </w:rPr>
              </w:del>
            </m:ctrlPr>
          </m:naryPr>
          <m:sub/>
          <m:sup/>
          <m:e>
            <m:sSub>
              <m:sSubPr>
                <m:ctrlPr>
                  <w:del w:id="258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2582" w:author="SU FONG" w:date="2020-09-16T20:45:00Z">
                    <w:rPr>
                      <w:rFonts w:ascii="Cambria Math"/>
                      <w:lang w:eastAsia="zh-CN"/>
                    </w:rPr>
                    <m:t>V</m:t>
                  </w:del>
                </m:r>
              </m:e>
              <m:sub>
                <m:r>
                  <w:del w:id="2583" w:author="SU FONG" w:date="2020-09-16T20:45:00Z">
                    <w:rPr>
                      <w:rFonts w:ascii="Cambria Math"/>
                      <w:lang w:eastAsia="zh-CN"/>
                    </w:rPr>
                    <m:t>y</m:t>
                  </w:del>
                </m:r>
              </m:sub>
            </m:sSub>
          </m:e>
        </m:nary>
      </m:oMath>
      <w:del w:id="2584" w:author="SU FONG" w:date="2020-09-16T20:45:00Z">
        <w:r w:rsidDel="003C6E0D">
          <w:rPr>
            <w:rFonts w:eastAsia="SimSun" w:hint="eastAsia"/>
            <w:lang w:eastAsia="zh-CN"/>
          </w:rPr>
          <w:delText>，</w:delText>
        </w:r>
        <w:r w:rsidDel="003C6E0D">
          <w:rPr>
            <w:rFonts w:eastAsia="SimSun" w:hint="eastAsia"/>
            <w:i/>
            <w:lang w:eastAsia="zh-CN"/>
          </w:rPr>
          <w:delText>M</w:delText>
        </w:r>
        <w:r w:rsidDel="003C6E0D">
          <w:rPr>
            <w:rFonts w:eastAsia="SimSun" w:hint="eastAsia"/>
            <w:lang w:eastAsia="zh-CN"/>
          </w:rPr>
          <w:delText>受力平衡，可列方程式：</w:delText>
        </w:r>
      </w:del>
    </w:p>
    <w:p w14:paraId="0988B644" w14:textId="35825AC6" w:rsidR="00D023AD" w:rsidDel="003C6E0D" w:rsidRDefault="009A4F0C" w:rsidP="00D023AD">
      <w:pPr>
        <w:rPr>
          <w:del w:id="2585" w:author="SU FONG" w:date="2020-09-16T20:45:00Z"/>
          <w:rFonts w:eastAsia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del w:id="2586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258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588" w:author="SU FONG" w:date="2020-09-16T20:45:00Z">
                      <w:rPr>
                        <w:rFonts w:ascii="Cambria Math"/>
                      </w:rPr>
                      <m:t>H</m:t>
                    </w:del>
                  </m:r>
                </m:e>
                <m:sub>
                  <m:r>
                    <w:del w:id="2589" w:author="SU FONG" w:date="2020-09-16T20:45:00Z">
                      <w:rPr>
                        <w:rFonts w:ascii="Cambria Math"/>
                      </w:rPr>
                      <m:t>x</m:t>
                    </w:del>
                  </m:r>
                </m:sub>
              </m:sSub>
            </m:e>
          </m:nary>
          <m:r>
            <w:del w:id="2590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59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592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59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59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59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</m:sSub>
          <m:r>
            <w:del w:id="2596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2597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598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59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0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01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602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603" w:author="SU FONG" w:date="2020-09-16T20:45:00Z">
              <w:rPr>
                <w:rFonts w:ascii="Cambria Math"/>
              </w:rPr>
              <m:t>=0(14)</m:t>
            </w:del>
          </m:r>
          <m:r>
            <w:del w:id="2604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nary>
            <m:naryPr>
              <m:chr m:val="∑"/>
              <m:subHide m:val="1"/>
              <m:supHide m:val="1"/>
              <m:ctrlPr>
                <w:del w:id="2605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260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607" w:author="SU FONG" w:date="2020-09-16T20:45:00Z">
                      <w:rPr>
                        <w:rFonts w:ascii="Cambria Math"/>
                      </w:rPr>
                      <m:t>V</m:t>
                    </w:del>
                  </m:r>
                </m:e>
                <m:sub>
                  <m:r>
                    <w:del w:id="2608" w:author="SU FONG" w:date="2020-09-16T20:45:00Z">
                      <w:rPr>
                        <w:rFonts w:ascii="Cambria Math"/>
                      </w:rPr>
                      <m:t>y</m:t>
                    </w:del>
                  </m:r>
                </m:sub>
              </m:sSub>
            </m:e>
          </m:nary>
          <m:r>
            <w:del w:id="2609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610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611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61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61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14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</m:sSub>
          <m:r>
            <w:del w:id="2615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261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617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61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1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2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62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622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262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624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62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62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27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62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2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3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63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632" w:author="SU FONG" w:date="2020-09-16T20:45:00Z">
              <w:rPr>
                <w:rFonts w:ascii="Cambria Math"/>
              </w:rPr>
              <m:t>=0(15)</m:t>
            </w:del>
          </m:r>
          <m:r>
            <w:del w:id="2633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sSub>
            <m:sSubPr>
              <m:ctrlPr>
                <w:del w:id="2634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635" w:author="SU FONG" w:date="2020-09-16T20:45:00Z">
                  <w:rPr>
                    <w:rFonts w:ascii="Cambria Math"/>
                  </w:rPr>
                  <m:t>M</m:t>
                </w:del>
              </m:r>
            </m:e>
            <m:sub>
              <m:sSub>
                <m:sSubPr>
                  <m:ctrlPr>
                    <w:del w:id="263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63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38" w:author="SU FONG" w:date="2020-09-16T20:45:00Z">
                      <w:rPr>
                        <w:rFonts w:ascii="Cambria Math"/>
                      </w:rPr>
                      <m:t>１</m:t>
                    </w:del>
                  </m:r>
                </m:sub>
              </m:sSub>
            </m:sub>
          </m:sSub>
          <m:r>
            <w:del w:id="2639" w:author="SU FONG" w:date="2020-09-16T20:45:00Z">
              <w:rPr>
                <w:rFonts w:ascii="Cambria Math"/>
              </w:rPr>
              <m:t>=</m:t>
            </w:del>
          </m:r>
          <m:r>
            <w:del w:id="2640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264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642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64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64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4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64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4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48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649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650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651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265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2653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654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655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</m:sSub>
                  <m:sSubSup>
                    <m:sSubSupPr>
                      <m:ctrlPr>
                        <w:del w:id="2656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657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658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  <m:sup>
                      <m:r>
                        <w:del w:id="2659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2660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2661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662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663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664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665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266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667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66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6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7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67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67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673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67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67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76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67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7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79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68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681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682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683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2684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685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268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687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68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8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9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69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69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693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69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69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96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69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69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699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70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701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702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703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704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705" w:author="SU FONG" w:date="2020-09-16T20:45:00Z">
              <w:rPr>
                <w:rFonts w:ascii="Cambria Math"/>
              </w:rPr>
              <m:t>=0(16)</m:t>
            </w:del>
          </m:r>
          <m:r>
            <w:del w:id="2706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sSub>
            <m:sSubPr>
              <m:ctrlPr>
                <w:del w:id="2707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708" w:author="SU FONG" w:date="2020-09-16T20:45:00Z">
                  <w:rPr>
                    <w:rFonts w:ascii="Cambria Math"/>
                  </w:rPr>
                  <m:t>M</m:t>
                </w:del>
              </m:r>
            </m:e>
            <m:sub>
              <m:sSubSup>
                <m:sSubSupPr>
                  <m:ctrlPr>
                    <w:del w:id="270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71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11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712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713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714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715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71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71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18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71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72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21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722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72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724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272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2726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727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728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</m:sSub>
                  <m:sSubSup>
                    <m:sSubSupPr>
                      <m:ctrlPr>
                        <w:del w:id="2729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730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731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  <m:sup>
                      <m:r>
                        <w:del w:id="2732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2733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2734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735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736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737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738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273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740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74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74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43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</m:sSub>
          <m:r>
            <w:del w:id="2744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745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74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74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48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74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75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51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752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75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754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755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2756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757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275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759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76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76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62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</m:sSub>
          <m:r>
            <w:del w:id="276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764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76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76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67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76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76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7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77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77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773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774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775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776" w:author="SU FONG" w:date="2020-09-16T20:45:00Z">
              <w:rPr>
                <w:rFonts w:ascii="Cambria Math"/>
              </w:rPr>
              <m:t>=0(17)</m:t>
            </w:del>
          </m:r>
        </m:oMath>
      </m:oMathPara>
    </w:p>
    <w:p w14:paraId="5CC50F84" w14:textId="324F6A7C" w:rsidR="00D023AD" w:rsidDel="003C6E0D" w:rsidRDefault="00D023AD" w:rsidP="00D023AD">
      <w:pPr>
        <w:rPr>
          <w:del w:id="2777" w:author="SU FONG" w:date="2020-09-16T20:45:00Z"/>
          <w:rFonts w:eastAsia="SimSun"/>
          <w:lang w:eastAsia="zh-CN"/>
        </w:rPr>
      </w:pPr>
      <w:del w:id="2778" w:author="SU FONG" w:date="2020-09-16T20:45:00Z">
        <w:r w:rsidDel="003C6E0D">
          <w:rPr>
            <w:rFonts w:eastAsia="SimSun"/>
            <w:lang w:eastAsia="zh-CN"/>
          </w:rPr>
          <w:delText>其中已经计算出的数据如下</w:delText>
        </w:r>
        <w:r w:rsidDel="003C6E0D">
          <w:rPr>
            <w:rFonts w:eastAsia="SimSun" w:hint="eastAsia"/>
            <w:lang w:eastAsia="zh-CN"/>
          </w:rPr>
          <w:delText>：</w:delText>
        </w:r>
      </w:del>
    </w:p>
    <w:p w14:paraId="0EF1195E" w14:textId="5C0A435B" w:rsidR="00D023AD" w:rsidRPr="00BC68D1" w:rsidDel="003C6E0D" w:rsidRDefault="009A4F0C" w:rsidP="00D023AD">
      <w:pPr>
        <w:rPr>
          <w:del w:id="2779" w:author="SU FONG" w:date="2020-09-16T20:45:00Z"/>
          <w:rFonts w:eastAsia="SimSun"/>
          <w:lang w:eastAsia="zh-CN"/>
        </w:rPr>
      </w:pPr>
      <m:oMathPara>
        <m:oMath>
          <m:nary>
            <m:naryPr>
              <m:chr m:val="∑"/>
              <m:subHide m:val="1"/>
              <m:supHide m:val="1"/>
              <m:ctrlPr>
                <w:del w:id="2780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278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782" w:author="SU FONG" w:date="2020-09-16T20:45:00Z">
                      <w:rPr>
                        <w:rFonts w:ascii="Cambria Math"/>
                      </w:rPr>
                      <m:t>H</m:t>
                    </w:del>
                  </m:r>
                </m:e>
                <m:sub>
                  <m:r>
                    <w:del w:id="2783" w:author="SU FONG" w:date="2020-09-16T20:45:00Z">
                      <w:rPr>
                        <w:rFonts w:ascii="Cambria Math"/>
                      </w:rPr>
                      <m:t>x</m:t>
                    </w:del>
                  </m:r>
                </m:sub>
              </m:sSub>
            </m:e>
          </m:nary>
          <m:r>
            <w:del w:id="2784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78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786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78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78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89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</m:sSub>
          <m:r>
            <w:del w:id="2790" w:author="SU FONG" w:date="2020-09-16T20:45:00Z">
              <w:rPr>
                <w:rFonts w:ascii="Cambria Math"/>
              </w:rPr>
              <m:t>-</m:t>
            </w:del>
          </m:r>
          <m:sSubSup>
            <m:sSubSupPr>
              <m:ctrlPr>
                <w:del w:id="279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792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79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79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79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79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797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798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799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800" w:author="SU FONG" w:date="2020-09-16T20:45:00Z">
              <w:rPr>
                <w:rFonts w:ascii="Cambria Math"/>
              </w:rPr>
              <m:t>=0</m:t>
            </w:del>
          </m:r>
          <m:r>
            <w:del w:id="2801" w:author="SU FONG" w:date="2020-09-16T20:45:00Z">
              <w:rPr>
                <w:rFonts w:ascii="Cambria Math"/>
              </w:rPr>
              <m:t xml:space="preserve">　</m:t>
            </w:del>
          </m:r>
          <m:r>
            <w:del w:id="2802" w:author="SU FONG" w:date="2020-09-16T20:45:00Z">
              <w:rPr>
                <w:rFonts w:ascii="Cambria Math"/>
              </w:rPr>
              <m:t>(14)</m:t>
            </w:del>
          </m:r>
          <m:r>
            <w:del w:id="2803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nary>
            <m:naryPr>
              <m:chr m:val="∑"/>
              <m:subHide m:val="1"/>
              <m:supHide m:val="1"/>
              <m:ctrlPr>
                <w:del w:id="2804" w:author="SU FONG" w:date="2020-09-16T20:45:00Z">
                  <w:rPr>
                    <w:rFonts w:ascii="Cambria Math" w:hAnsi="Cambria Math"/>
                    <w:i/>
                  </w:rPr>
                </w:del>
              </m:ctrlPr>
            </m:naryPr>
            <m:sub/>
            <m:sup/>
            <m:e>
              <m:sSub>
                <m:sSubPr>
                  <m:ctrlPr>
                    <w:del w:id="280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806" w:author="SU FONG" w:date="2020-09-16T20:45:00Z">
                      <w:rPr>
                        <w:rFonts w:ascii="Cambria Math"/>
                      </w:rPr>
                      <m:t>V</m:t>
                    </w:del>
                  </m:r>
                </m:e>
                <m:sub>
                  <m:r>
                    <w:del w:id="2807" w:author="SU FONG" w:date="2020-09-16T20:45:00Z">
                      <w:rPr>
                        <w:rFonts w:ascii="Cambria Math"/>
                      </w:rPr>
                      <m:t>y</m:t>
                    </w:del>
                  </m:r>
                </m:sub>
              </m:sSub>
            </m:e>
          </m:nary>
          <m:r>
            <w:del w:id="2808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280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810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81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81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13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</m:sSub>
          <m:r>
            <w:del w:id="2814" w:author="SU FONG" w:date="2020-09-16T20:45:00Z">
              <w:rPr>
                <w:rFonts w:ascii="Cambria Math"/>
              </w:rPr>
              <m:t>-</m:t>
            </w:del>
          </m:r>
          <m:sSubSup>
            <m:sSubSupPr>
              <m:ctrlPr>
                <w:del w:id="281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816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81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81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19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82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  <m:sup>
              <m:r>
                <w:del w:id="2821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2822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282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824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82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82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27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82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82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3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83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832" w:author="SU FONG" w:date="2020-09-16T20:45:00Z">
              <w:rPr>
                <w:rFonts w:ascii="Cambria Math"/>
              </w:rPr>
              <m:t>=0(15)</m:t>
            </w:del>
          </m:r>
          <m:r>
            <w:del w:id="2833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r>
            <w:del w:id="2834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283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836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83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83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39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84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84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42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843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844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845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284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2847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848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849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</m:sSub>
                  <m:sSubSup>
                    <m:sSubSupPr>
                      <m:ctrlPr>
                        <w:del w:id="2850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851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852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  <m:sup>
                      <m:r>
                        <w:del w:id="2853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2854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2855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856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857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858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859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Sup>
            <m:sSubSupPr>
              <m:ctrlPr>
                <w:del w:id="2860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861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86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86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64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865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  <m:sup>
              <m:r>
                <w:del w:id="2866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286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868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86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870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71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872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873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74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875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876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877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878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879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880" w:author="SU FONG" w:date="2020-09-16T20:45:00Z">
              <w:rPr>
                <w:rFonts w:ascii="Cambria Math"/>
              </w:rPr>
              <m:t>=0(16)</m:t>
            </w:del>
          </m:r>
          <m:r>
            <w:del w:id="2881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r>
            <w:del w:id="2882" w:author="SU FONG" w:date="2020-09-16T20:45:00Z">
              <w:rPr>
                <w:rFonts w:ascii="Cambria Math" w:eastAsia="SimSun" w:hAnsi="Cambria Math" w:hint="eastAsia"/>
                <w:color w:val="FF0000"/>
                <w:lang w:eastAsia="zh-CN"/>
              </w:rPr>
              <m:t>+</m:t>
            </w:del>
          </m:r>
          <m:sSub>
            <m:sSubPr>
              <m:ctrlPr>
                <w:del w:id="288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884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288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88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87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88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88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89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89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289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2893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289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2895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2896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897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</m:sSub>
                  <m:sSubSup>
                    <m:sSubSupPr>
                      <m:ctrlPr>
                        <w:del w:id="2898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2899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2900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  <m:sup>
                      <m:r>
                        <w:del w:id="2901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2902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290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904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905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906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907" w:author="SU FONG" w:date="2020-09-16T20:45:00Z">
              <w:rPr>
                <w:rFonts w:ascii="Microsoft YaHei" w:eastAsia="Microsoft YaHei" w:hAnsi="Microsoft YaHei" w:cs="Microsoft YaHei" w:hint="eastAsia"/>
                <w:color w:val="FF0000"/>
                <w:lang w:eastAsia="zh-CN"/>
              </w:rPr>
              <m:t>-</m:t>
            </w:del>
          </m:r>
          <m:sSub>
            <m:sSubPr>
              <m:ctrlPr>
                <w:del w:id="290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2909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91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91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12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</m:sSub>
          <m:r>
            <w:del w:id="291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2914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291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91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17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291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91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2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92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292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2923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2924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2925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2926" w:author="SU FONG" w:date="2020-09-16T20:45:00Z">
              <w:rPr>
                <w:rFonts w:ascii="Cambria Math"/>
              </w:rPr>
              <m:t>=0(17)</m:t>
            </w:del>
          </m:r>
          <m:r>
            <w:del w:id="2927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sSubSup>
            <m:sSubSupPr>
              <m:ctrlPr>
                <w:del w:id="292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29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93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93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32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933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934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935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936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937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93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39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94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94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4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943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944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945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946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947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94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49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95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95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52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</m:sub>
            <m:sup>
              <m:r>
                <w:del w:id="2953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2954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95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56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95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95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59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  <m:sup>
                  <m:r>
                    <w:del w:id="296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961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962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963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964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965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66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296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96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69" w:author="SU FONG" w:date="2020-09-16T20:45:00Z">
                      <w:rPr>
                        <w:rFonts w:ascii="Cambria Math"/>
                      </w:rPr>
                      <m:t>2</m:t>
                    </w:del>
                  </m:r>
                </m:sub>
              </m:sSub>
              <m:ctrlPr>
                <w:del w:id="2970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971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972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2973" w:author="SU FONG" w:date="2020-09-16T20:45:00Z">
              <w:rPr>
                <w:rFonts w:ascii="Cambria Math"/>
              </w:rPr>
              <m:t>，</m:t>
            </w:del>
          </m:r>
          <m:sSubSup>
            <m:sSubSupPr>
              <m:ctrlPr>
                <w:del w:id="2974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75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297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97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78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979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  <m:sup>
              <m:r>
                <w:del w:id="2980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</m:oMath>
      </m:oMathPara>
    </w:p>
    <w:p w14:paraId="5266D987" w14:textId="3914B533" w:rsidR="00D023AD" w:rsidRPr="00613C14" w:rsidDel="003C6E0D" w:rsidRDefault="00D023AD" w:rsidP="00D023AD">
      <w:pPr>
        <w:rPr>
          <w:del w:id="2981" w:author="SU FONG" w:date="2020-09-16T20:45:00Z"/>
          <w:rFonts w:ascii="SimSun" w:eastAsia="SimSun" w:hAnsi="SimSun"/>
          <w:lang w:eastAsia="zh-CN"/>
        </w:rPr>
      </w:pPr>
      <w:del w:id="2982" w:author="SU FONG" w:date="2020-09-16T20:45:00Z">
        <w:r w:rsidDel="003C6E0D">
          <w:rPr>
            <w:rFonts w:ascii="SimSun" w:hAnsi="SimSun"/>
            <w:lang w:eastAsia="zh-CN"/>
          </w:rPr>
          <w:delText>由</w:delText>
        </w:r>
      </w:del>
    </w:p>
    <w:p w14:paraId="4EB3FA97" w14:textId="5CD775C8" w:rsidR="00D023AD" w:rsidDel="003C6E0D" w:rsidRDefault="009A4F0C" w:rsidP="00D023AD">
      <w:pPr>
        <w:rPr>
          <w:del w:id="2983" w:author="SU FONG" w:date="2020-09-16T20:45:00Z"/>
        </w:rPr>
      </w:pPr>
      <m:oMathPara>
        <m:oMath>
          <m:sSubSup>
            <m:sSubSupPr>
              <m:ctrlPr>
                <w:del w:id="2984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85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>
                <m:sSubPr>
                  <m:ctrlPr>
                    <w:del w:id="298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298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88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  <m:sup>
              <m:r>
                <w:del w:id="2989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2990" w:author="SU FONG" w:date="2020-09-16T20:45:00Z">
              <w:rPr>
                <w:rFonts w:ascii="Cambria Math"/>
              </w:rPr>
              <m:t>=</m:t>
            </w:del>
          </m:r>
          <m:sSubSup>
            <m:sSubSupPr>
              <m:ctrlPr>
                <w:del w:id="299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2992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299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299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299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299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2997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2998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2999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3000" w:author="SU FONG" w:date="2020-09-16T20:45:00Z">
              <m:rPr>
                <m:sty m:val="p"/>
              </m:rPr>
              <w:rPr>
                <w:rFonts w:ascii="Cambria Math" w:eastAsia="SimSun" w:hAnsi="Cambria Math" w:hint="eastAsia"/>
                <w:lang w:eastAsia="zh-CN"/>
              </w:rPr>
              <m:t>=</m:t>
            </w:del>
          </m:r>
          <m:r>
            <w:del w:id="3001" w:author="SU FONG" w:date="2020-09-16T20:45:00Z">
              <m:rPr>
                <m:sty m:val="p"/>
              </m:rPr>
              <w:rPr>
                <w:rFonts w:ascii="Cambria Math"/>
              </w:rPr>
              <m:t>0</m:t>
            </w:del>
          </m:r>
          <m:r>
            <w:del w:id="3002" w:author="SU FONG" w:date="2020-09-16T20:45:00Z">
              <w:rPr>
                <w:rFonts w:ascii="Cambria Math"/>
              </w:rPr>
              <m:t>(18)</m:t>
            </w:del>
          </m:r>
          <m:r>
            <w:del w:id="3003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sSubSup>
            <m:sSubSupPr>
              <m:ctrlPr>
                <w:del w:id="3004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3005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>
                <m:sSubPr>
                  <m:ctrlPr>
                    <w:del w:id="3006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3007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08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sub>
            <m:sup>
              <m:r>
                <w:del w:id="3009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3010" w:author="SU FONG" w:date="2020-09-16T20:45:00Z">
              <w:rPr>
                <w:rFonts w:ascii="Cambria Math"/>
              </w:rPr>
              <m:t>=</m:t>
            </w:del>
          </m:r>
          <m:sSubSup>
            <m:sSubSupPr>
              <m:ctrlPr>
                <w:del w:id="3011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3012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301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301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1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301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  <m:sup>
              <m:r>
                <w:del w:id="3017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3018" w:author="SU FONG" w:date="2020-09-16T20:45:00Z">
              <w:rPr>
                <w:rFonts w:ascii="Cambria Math"/>
              </w:rPr>
              <m:t>+</m:t>
            </w:del>
          </m:r>
          <m:sSub>
            <m:sSubPr>
              <m:ctrlPr>
                <w:del w:id="3019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3020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302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302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23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302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302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26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3027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3028" w:author="SU FONG" w:date="2020-09-16T20:45:00Z">
              <w:rPr>
                <w:rFonts w:ascii="Cambria Math"/>
              </w:rPr>
              <m:t>(19)</m:t>
            </w:del>
          </m:r>
          <m:r>
            <w:del w:id="3029" w:author="SU FONG" w:date="2020-09-16T20:45:00Z">
              <m:rPr>
                <m:sty m:val="p"/>
              </m:rPr>
              <w:rPr>
                <w:rFonts w:ascii="Cambria Math"/>
              </w:rPr>
              <w:br/>
            </w:del>
          </m:r>
        </m:oMath>
        <m:oMath>
          <m:sSubSup>
            <m:sSubSupPr>
              <m:ctrlPr>
                <w:del w:id="3030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3031" w:author="SU FONG" w:date="2020-09-16T20:45:00Z">
                  <w:rPr>
                    <w:rFonts w:ascii="Cambria Math"/>
                  </w:rPr>
                  <m:t>M</m:t>
                </w:del>
              </m:r>
            </m:e>
            <m:sub>
              <m:r>
                <w:del w:id="3032" w:author="SU FONG" w:date="2020-09-16T20:45:00Z">
                  <w:rPr>
                    <w:rFonts w:ascii="Cambria Math"/>
                  </w:rPr>
                  <m:t>C</m:t>
                </w:del>
              </m:r>
            </m:sub>
            <m:sup>
              <m:r>
                <w:del w:id="3033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3034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3035" w:author="SU FONG" w:date="2020-09-16T20:45:00Z">
              <w:rPr>
                <w:rFonts w:ascii="Cambria Math"/>
              </w:rPr>
              <m:t>=</m:t>
            </w:del>
          </m:r>
          <m:sSub>
            <m:sSubPr>
              <m:ctrlPr>
                <w:del w:id="303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3037" w:author="SU FONG" w:date="2020-09-16T20:45:00Z">
                  <w:rPr>
                    <w:rFonts w:ascii="Cambria Math"/>
                  </w:rPr>
                  <m:t>f</m:t>
                </w:del>
              </m:r>
            </m:e>
            <m:sub>
              <m:r>
                <w:del w:id="3038" w:author="SU FONG" w:date="2020-09-16T20:45:00Z">
                  <w:rPr>
                    <w:rFonts w:ascii="Cambria Math"/>
                  </w:rPr>
                  <m:t>1</m:t>
                </w:del>
              </m:r>
            </m:sub>
          </m:sSub>
          <m:r>
            <w:del w:id="3039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3040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3041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3042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43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>
                <m:sSubPr>
                  <m:ctrlPr>
                    <w:del w:id="304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3045" w:author="SU FONG" w:date="2020-09-16T20:45:00Z">
                      <w:rPr>
                        <w:rFonts w:ascii="Cambria Math"/>
                      </w:rPr>
                      <m:t>F</m:t>
                    </w:del>
                  </m:r>
                </m:e>
                <m:sub>
                  <m:r>
                    <w:del w:id="3046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</m:e>
          </m:bar>
          <m:r>
            <w:del w:id="3047" w:author="SU FONG" w:date="2020-09-16T20:45:00Z">
              <w:rPr>
                <w:rFonts w:ascii="Cambria Math"/>
              </w:rPr>
              <m:t>-</m:t>
            </w:del>
          </m:r>
          <m:sSub>
            <m:sSubPr>
              <m:ctrlPr>
                <w:del w:id="3048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Pr>
            <m:e>
              <m:r>
                <w:del w:id="3049" w:author="SU FONG" w:date="2020-09-16T20:45:00Z">
                  <w:rPr>
                    <w:rFonts w:ascii="Cambria Math"/>
                  </w:rPr>
                  <m:t>G</m:t>
                </w:del>
              </m:r>
            </m:e>
            <m:sub>
              <m:sSub>
                <m:sSubPr>
                  <m:ctrlPr>
                    <w:del w:id="3050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3051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52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3053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3054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55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3056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</m:sSub>
          <m:r>
            <w:del w:id="3057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>
            <m:fPr>
              <m:ctrlPr>
                <w:del w:id="3058" w:author="SU FONG" w:date="2020-09-16T20:45:00Z">
                  <w:rPr>
                    <w:rFonts w:ascii="Cambria Math" w:hAnsi="Cambria Math"/>
                    <w:i/>
                  </w:rPr>
                </w:del>
              </m:ctrlPr>
            </m:fPr>
            <m:num>
              <m:bar>
                <m:barPr>
                  <m:pos m:val="top"/>
                  <m:ctrlPr>
                    <w:del w:id="3059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barPr>
                <m:e>
                  <m:sSub>
                    <m:sSubPr>
                      <m:ctrlPr>
                        <w:del w:id="3060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Pr>
                    <m:e>
                      <m:r>
                        <w:del w:id="3061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3062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</m:sSub>
                  <m:sSubSup>
                    <m:sSubSupPr>
                      <m:ctrlPr>
                        <w:del w:id="3063" w:author="SU FONG" w:date="2020-09-16T20:45:00Z">
                          <w:rPr>
                            <w:rFonts w:ascii="Cambria Math" w:hAnsi="Cambria Math"/>
                            <w:i/>
                          </w:rPr>
                        </w:del>
                      </m:ctrlPr>
                    </m:sSubSupPr>
                    <m:e>
                      <m:r>
                        <w:del w:id="3064" w:author="SU FONG" w:date="2020-09-16T20:45:00Z">
                          <w:rPr>
                            <w:rFonts w:ascii="Cambria Math"/>
                          </w:rPr>
                          <m:t>O</m:t>
                        </w:del>
                      </m:r>
                    </m:e>
                    <m:sub>
                      <m:r>
                        <w:del w:id="3065" w:author="SU FONG" w:date="2020-09-16T20:45:00Z">
                          <w:rPr>
                            <w:rFonts w:ascii="Cambria Math"/>
                          </w:rPr>
                          <m:t>1</m:t>
                        </w:del>
                      </m:r>
                    </m:sub>
                    <m:sup>
                      <m:r>
                        <w:del w:id="3066" w:author="SU FONG" w:date="2020-09-16T20:45:00Z">
                          <w:rPr>
                            <w:rFonts w:ascii="Cambria Math"/>
                          </w:rPr>
                          <m:t>'</m:t>
                        </w:del>
                      </m:r>
                    </m:sup>
                  </m:sSubSup>
                </m:e>
              </m:bar>
            </m:num>
            <m:den>
              <m:r>
                <w:del w:id="3067" w:author="SU FONG" w:date="2020-09-16T20:45:00Z">
                  <w:rPr>
                    <w:rFonts w:ascii="Cambria Math"/>
                  </w:rPr>
                  <m:t>2</m:t>
                </w:del>
              </m:r>
            </m:den>
          </m:f>
          <m:r>
            <w:del w:id="3068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3069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3070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3071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3072" w:author="SU FONG" w:date="2020-09-16T20:45:00Z">
              <w:rPr>
                <w:rFonts w:ascii="Cambria Math"/>
              </w:rPr>
              <m:t>+</m:t>
            </w:del>
          </m:r>
          <m:sSubSup>
            <m:sSubSupPr>
              <m:ctrlPr>
                <w:del w:id="3073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3074" w:author="SU FONG" w:date="2020-09-16T20:45:00Z">
                  <w:rPr>
                    <w:rFonts w:ascii="Cambria Math"/>
                  </w:rPr>
                  <m:t>H</m:t>
                </w:del>
              </m:r>
            </m:e>
            <m:sub>
              <m:sSubSup>
                <m:sSubSupPr>
                  <m:ctrlPr>
                    <w:del w:id="307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307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77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3078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  <m:ctrlPr>
                <w:del w:id="3079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b>
            <m:sup>
              <m:r>
                <w:del w:id="3080" w:author="SU FONG" w:date="2020-09-16T20:45:00Z">
                  <w:rPr>
                    <w:rFonts w:ascii="MS Gothic" w:eastAsia="MS Gothic" w:hAnsi="MS Gothic" w:cs="MS Gothic" w:hint="eastAsia"/>
                  </w:rPr>
                  <m:t>*</m:t>
                </w:del>
              </m:r>
              <m:ctrlPr>
                <w:del w:id="3081" w:author="SU FONG" w:date="2020-09-16T20:45:00Z">
                  <w:rPr>
                    <w:rFonts w:ascii="Cambria Math" w:eastAsia="MS Gothic" w:hAnsi="Cambria Math" w:cs="MS Gothic" w:hint="eastAsia"/>
                    <w:i/>
                  </w:rPr>
                </w:del>
              </m:ctrlPr>
            </m:sup>
          </m:sSubSup>
          <m:r>
            <w:del w:id="308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3083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3084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3085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86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3087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3088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089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3090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3091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3092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3093" w:author="SU FONG" w:date="2020-09-16T20:45:00Z">
                  <w:rPr>
                    <w:rFonts w:ascii="Cambria Math"/>
                  </w:rPr>
                  <m:t>sin</m:t>
                </w:del>
              </m:r>
            </m:fName>
            <m:e>
              <m:r>
                <w:del w:id="3094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3095" w:author="SU FONG" w:date="2020-09-16T20:45:00Z">
              <w:rPr>
                <w:rFonts w:ascii="Cambria Math"/>
              </w:rPr>
              <m:t>-</m:t>
            </w:del>
          </m:r>
          <m:sSubSup>
            <m:sSubSupPr>
              <m:ctrlPr>
                <w:del w:id="3096" w:author="SU FONG" w:date="2020-09-16T20:45:00Z">
                  <w:rPr>
                    <w:rFonts w:ascii="Cambria Math" w:hAnsi="Cambria Math"/>
                    <w:i/>
                  </w:rPr>
                </w:del>
              </m:ctrlPr>
            </m:sSubSupPr>
            <m:e>
              <m:r>
                <w:del w:id="3097" w:author="SU FONG" w:date="2020-09-16T20:45:00Z">
                  <w:rPr>
                    <w:rFonts w:ascii="Cambria Math"/>
                  </w:rPr>
                  <m:t>V</m:t>
                </w:del>
              </m:r>
            </m:e>
            <m:sub>
              <m:sSubSup>
                <m:sSubSupPr>
                  <m:ctrlPr>
                    <w:del w:id="309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309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10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310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sub>
            <m:sup>
              <m:r>
                <w:del w:id="3102" w:author="SU FONG" w:date="2020-09-16T20:45:00Z">
                  <w:rPr>
                    <w:rFonts w:ascii="Cambria Math"/>
                  </w:rPr>
                  <m:t>*</m:t>
                </w:del>
              </m:r>
            </m:sup>
          </m:sSubSup>
          <m:r>
            <w:del w:id="3103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bar>
            <m:barPr>
              <m:pos m:val="top"/>
              <m:ctrlPr>
                <w:del w:id="3104" w:author="SU FONG" w:date="2020-09-16T20:45:00Z">
                  <w:rPr>
                    <w:rFonts w:ascii="Cambria Math" w:hAnsi="Cambria Math"/>
                    <w:i/>
                  </w:rPr>
                </w:del>
              </m:ctrlPr>
            </m:barPr>
            <m:e>
              <m:sSub>
                <m:sSubPr>
                  <m:ctrlPr>
                    <w:del w:id="3105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Pr>
                <m:e>
                  <m:r>
                    <w:del w:id="3106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107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</m:sSub>
              <m:sSubSup>
                <m:sSubSupPr>
                  <m:ctrlPr>
                    <w:del w:id="3108" w:author="SU FONG" w:date="2020-09-16T20:45:00Z">
                      <w:rPr>
                        <w:rFonts w:ascii="Cambria Math" w:hAnsi="Cambria Math"/>
                        <w:i/>
                      </w:rPr>
                    </w:del>
                  </m:ctrlPr>
                </m:sSubSupPr>
                <m:e>
                  <m:r>
                    <w:del w:id="3109" w:author="SU FONG" w:date="2020-09-16T20:45:00Z">
                      <w:rPr>
                        <w:rFonts w:ascii="Cambria Math"/>
                      </w:rPr>
                      <m:t>O</m:t>
                    </w:del>
                  </m:r>
                </m:e>
                <m:sub>
                  <m:r>
                    <w:del w:id="3110" w:author="SU FONG" w:date="2020-09-16T20:45:00Z">
                      <w:rPr>
                        <w:rFonts w:ascii="Cambria Math"/>
                      </w:rPr>
                      <m:t>1</m:t>
                    </w:del>
                  </m:r>
                </m:sub>
                <m:sup>
                  <m:r>
                    <w:del w:id="3111" w:author="SU FONG" w:date="2020-09-16T20:45:00Z">
                      <w:rPr>
                        <w:rFonts w:ascii="Cambria Math"/>
                      </w:rPr>
                      <m:t>'</m:t>
                    </w:del>
                  </m:r>
                </m:sup>
              </m:sSubSup>
            </m:e>
          </m:bar>
          <m:r>
            <w:del w:id="3112" w:author="SU FONG" w:date="2020-09-16T20:45:00Z">
              <w:rPr>
                <w:rFonts w:ascii="MS Gothic" w:eastAsia="MS Gothic" w:hAnsi="MS Gothic" w:cs="MS Gothic" w:hint="eastAsia"/>
              </w:rPr>
              <m:t>⋅</m:t>
            </w:del>
          </m:r>
          <m:func>
            <m:funcPr>
              <m:ctrlPr>
                <w:del w:id="3113" w:author="SU FONG" w:date="2020-09-16T20:45:00Z">
                  <w:rPr>
                    <w:rFonts w:ascii="Cambria Math" w:hAnsi="Cambria Math"/>
                    <w:i/>
                  </w:rPr>
                </w:del>
              </m:ctrlPr>
            </m:funcPr>
            <m:fName>
              <m:r>
                <w:del w:id="3114" w:author="SU FONG" w:date="2020-09-16T20:45:00Z">
                  <w:rPr>
                    <w:rFonts w:ascii="Cambria Math"/>
                  </w:rPr>
                  <m:t>cos</m:t>
                </w:del>
              </m:r>
            </m:fName>
            <m:e>
              <m:r>
                <w:del w:id="3115" w:author="SU FONG" w:date="2020-09-16T20:45:00Z">
                  <w:rPr>
                    <w:rFonts w:ascii="Cambria Math"/>
                  </w:rPr>
                  <m:t>θ</m:t>
                </w:del>
              </m:r>
            </m:e>
          </m:func>
          <m:r>
            <w:del w:id="3116" w:author="SU FONG" w:date="2020-09-16T20:45:00Z">
              <w:rPr>
                <w:rFonts w:ascii="Cambria Math"/>
              </w:rPr>
              <m:t>(20)</m:t>
            </w:del>
          </m:r>
        </m:oMath>
      </m:oMathPara>
    </w:p>
    <w:p w14:paraId="69A157EE" w14:textId="1A81E875" w:rsidR="00D023AD" w:rsidDel="003C6E0D" w:rsidRDefault="00D023AD" w:rsidP="00D023AD">
      <w:pPr>
        <w:rPr>
          <w:del w:id="3117" w:author="SU FONG" w:date="2020-09-16T20:45:00Z"/>
          <w:lang w:eastAsia="zh-CN"/>
        </w:rPr>
      </w:pPr>
      <w:del w:id="3118" w:author="SU FONG" w:date="2020-09-16T20:45:00Z">
        <w:r w:rsidDel="003C6E0D">
          <w:rPr>
            <w:rFonts w:eastAsia="SimSun" w:hint="eastAsia"/>
            <w:lang w:eastAsia="zh-CN"/>
          </w:rPr>
          <w:delText>至此，上部结构所有变量全部求出，</w:delText>
        </w:r>
      </w:del>
      <m:oMath>
        <m:sSubSup>
          <m:sSubSupPr>
            <m:ctrlPr>
              <w:del w:id="3119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20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312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3122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23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3124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3125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3126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3127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3128" w:author="SU FONG" w:date="2020-09-16T20:45:00Z">
            <w:rPr>
              <w:rFonts w:ascii="Cambria Math"/>
              <w:lang w:eastAsia="zh-CN"/>
            </w:rPr>
            <m:t>(4)</m:t>
          </w:del>
        </m:r>
        <m:r>
          <w:del w:id="3129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30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31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Sup>
              <m:sSubSupPr>
                <m:ctrlPr>
                  <w:del w:id="3132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3133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34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3135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3136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3137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3138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3139" w:author="SU FONG" w:date="2020-09-16T20:45:00Z">
            <w:rPr>
              <w:rFonts w:ascii="Cambria Math"/>
              <w:lang w:eastAsia="zh-CN"/>
            </w:rPr>
            <m:t>(4)</m:t>
          </w:del>
        </m:r>
        <m:r>
          <w:del w:id="3140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41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42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>
              <m:sSubPr>
                <m:ctrlPr>
                  <w:del w:id="3143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3144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45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</m:sub>
          <m:sup>
            <m:r>
              <w:del w:id="3146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  <m:r>
          <w:del w:id="3147" w:author="SU FONG" w:date="2020-09-16T20:45:00Z">
            <w:rPr>
              <w:rFonts w:ascii="Cambria Math"/>
              <w:lang w:eastAsia="zh-CN"/>
            </w:rPr>
            <m:t>(10)</m:t>
          </w:del>
        </m:r>
        <m:r>
          <w:del w:id="3148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49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50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315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3152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53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  <m:sup>
                <m:r>
                  <w:del w:id="3154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  <m:ctrlPr>
              <w:del w:id="3155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3156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3157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3158" w:author="SU FONG" w:date="2020-09-16T20:45:00Z">
            <w:rPr>
              <w:rFonts w:ascii="Cambria Math"/>
              <w:lang w:eastAsia="zh-CN"/>
            </w:rPr>
            <m:t>(11)</m:t>
          </w:del>
        </m:r>
        <m:r>
          <w:del w:id="3159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60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61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>
              <m:sSubPr>
                <m:ctrlPr>
                  <w:del w:id="3162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3163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64" w:author="SU FONG" w:date="2020-09-16T20:45:00Z">
                    <w:rPr>
                      <w:rFonts w:ascii="Cambria Math"/>
                      <w:lang w:eastAsia="zh-CN"/>
                    </w:rPr>
                    <m:t>2</m:t>
                  </w:del>
                </m:r>
              </m:sub>
            </m:sSub>
            <m:ctrlPr>
              <w:del w:id="3165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b>
          <m:sup>
            <m:r>
              <w:del w:id="3166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3167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3168" w:author="SU FONG" w:date="2020-09-16T20:45:00Z">
            <w:rPr>
              <w:rFonts w:ascii="Cambria Math"/>
              <w:lang w:eastAsia="zh-CN"/>
            </w:rPr>
            <m:t>(12)</m:t>
          </w:del>
        </m:r>
        <m:r>
          <w:del w:id="3169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70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71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Sup>
              <m:sSubSupPr>
                <m:ctrlPr>
                  <w:del w:id="3172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SupPr>
              <m:e>
                <m:r>
                  <w:del w:id="3173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74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  <m:sup>
                <m:r>
                  <w:del w:id="3175" w:author="SU FONG" w:date="2020-09-16T20:45:00Z">
                    <w:rPr>
                      <w:rFonts w:ascii="Cambria Math"/>
                      <w:lang w:eastAsia="zh-CN"/>
                    </w:rPr>
                    <m:t>'</m:t>
                  </w:del>
                </m:r>
              </m:sup>
            </m:sSubSup>
          </m:sub>
          <m:sup>
            <m:r>
              <w:del w:id="3176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  <m:r>
          <w:del w:id="3177" w:author="SU FONG" w:date="2020-09-16T20:45:00Z">
            <w:rPr>
              <w:rFonts w:ascii="Cambria Math"/>
              <w:lang w:eastAsia="zh-CN"/>
            </w:rPr>
            <m:t>(13)</m:t>
          </w:del>
        </m:r>
        <m:r>
          <w:del w:id="3178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79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80" w:author="SU FONG" w:date="2020-09-16T20:45:00Z">
                <w:rPr>
                  <w:rFonts w:ascii="Cambria Math"/>
                  <w:lang w:eastAsia="zh-CN"/>
                </w:rPr>
                <m:t>H</m:t>
              </w:del>
            </m:r>
          </m:e>
          <m:sub>
            <m:sSub>
              <m:sSubPr>
                <m:ctrlPr>
                  <w:del w:id="3181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3182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83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</m:sSub>
          </m:sub>
          <m:sup>
            <m:r>
              <w:del w:id="3184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  <m:r>
          <w:del w:id="3185" w:author="SU FONG" w:date="2020-09-16T20:45:00Z">
            <w:rPr>
              <w:rFonts w:ascii="Cambria Math"/>
              <w:lang w:eastAsia="zh-CN"/>
            </w:rPr>
            <m:t>(18)</m:t>
          </w:del>
        </m:r>
        <m:r>
          <w:del w:id="3186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87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88" w:author="SU FONG" w:date="2020-09-16T20:45:00Z">
                <w:rPr>
                  <w:rFonts w:ascii="Cambria Math"/>
                  <w:lang w:eastAsia="zh-CN"/>
                </w:rPr>
                <m:t>V</m:t>
              </w:del>
            </m:r>
          </m:e>
          <m:sub>
            <m:sSub>
              <m:sSubPr>
                <m:ctrlPr>
                  <w:del w:id="3189" w:author="SU FONG" w:date="2020-09-16T20:45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3190" w:author="SU FONG" w:date="2020-09-16T20:45:00Z">
                    <w:rPr>
                      <w:rFonts w:ascii="Cambria Math"/>
                      <w:lang w:eastAsia="zh-CN"/>
                    </w:rPr>
                    <m:t>O</m:t>
                  </w:del>
                </m:r>
              </m:e>
              <m:sub>
                <m:r>
                  <w:del w:id="3191" w:author="SU FONG" w:date="2020-09-16T20:45:00Z">
                    <w:rPr>
                      <w:rFonts w:ascii="Cambria Math"/>
                      <w:lang w:eastAsia="zh-CN"/>
                    </w:rPr>
                    <m:t>1</m:t>
                  </w:del>
                </m:r>
              </m:sub>
            </m:sSub>
          </m:sub>
          <m:sup>
            <m:r>
              <w:del w:id="3192" w:author="SU FONG" w:date="2020-09-16T20:45:00Z">
                <w:rPr>
                  <w:rFonts w:ascii="Cambria Math"/>
                  <w:lang w:eastAsia="zh-CN"/>
                </w:rPr>
                <m:t>*</m:t>
              </w:del>
            </m:r>
          </m:sup>
        </m:sSubSup>
        <m:r>
          <w:del w:id="3193" w:author="SU FONG" w:date="2020-09-16T20:45:00Z">
            <w:rPr>
              <w:rFonts w:ascii="Cambria Math"/>
              <w:lang w:eastAsia="zh-CN"/>
            </w:rPr>
            <m:t>(19)</m:t>
          </w:del>
        </m:r>
        <m:r>
          <w:del w:id="3194" w:author="SU FONG" w:date="2020-09-16T20:45:00Z">
            <w:rPr>
              <w:rFonts w:ascii="Cambria Math"/>
              <w:lang w:eastAsia="zh-CN"/>
            </w:rPr>
            <m:t>，</m:t>
          </w:del>
        </m:r>
        <m:sSubSup>
          <m:sSubSupPr>
            <m:ctrlPr>
              <w:del w:id="3195" w:author="SU FONG" w:date="2020-09-16T20:45:00Z">
                <w:rPr>
                  <w:rFonts w:ascii="Cambria Math" w:hAnsi="Cambria Math"/>
                  <w:i/>
                </w:rPr>
              </w:del>
            </m:ctrlPr>
          </m:sSubSupPr>
          <m:e>
            <m:r>
              <w:del w:id="3196" w:author="SU FONG" w:date="2020-09-16T20:45:00Z">
                <w:rPr>
                  <w:rFonts w:ascii="Cambria Math"/>
                  <w:lang w:eastAsia="zh-CN"/>
                </w:rPr>
                <m:t>M</m:t>
              </w:del>
            </m:r>
          </m:e>
          <m:sub>
            <m:r>
              <w:del w:id="3197" w:author="SU FONG" w:date="2020-09-16T20:45:00Z">
                <w:rPr>
                  <w:rFonts w:ascii="Cambria Math"/>
                  <w:lang w:eastAsia="zh-CN"/>
                </w:rPr>
                <m:t>C</m:t>
              </w:del>
            </m:r>
          </m:sub>
          <m:sup>
            <m:r>
              <w:del w:id="3198" w:author="SU FONG" w:date="2020-09-16T20:45:00Z">
                <w:rPr>
                  <w:rFonts w:ascii="MS Gothic" w:eastAsia="MS Gothic" w:hAnsi="MS Gothic" w:cs="MS Gothic" w:hint="eastAsia"/>
                  <w:lang w:eastAsia="zh-CN"/>
                </w:rPr>
                <m:t>*</m:t>
              </w:del>
            </m:r>
            <m:ctrlPr>
              <w:del w:id="3199" w:author="SU FONG" w:date="2020-09-16T20:45:00Z">
                <w:rPr>
                  <w:rFonts w:ascii="Cambria Math" w:eastAsia="MS Gothic" w:hAnsi="Cambria Math" w:cs="MS Gothic" w:hint="eastAsia"/>
                  <w:i/>
                </w:rPr>
              </w:del>
            </m:ctrlPr>
          </m:sup>
        </m:sSubSup>
        <m:r>
          <w:del w:id="3200" w:author="SU FONG" w:date="2020-09-16T20:45:00Z">
            <w:rPr>
              <w:rFonts w:ascii="Cambria Math"/>
              <w:lang w:eastAsia="zh-CN"/>
            </w:rPr>
            <m:t>(20)</m:t>
          </w:del>
        </m:r>
      </m:oMath>
    </w:p>
    <w:p w14:paraId="279DEC42" w14:textId="04BF89E7" w:rsidR="006872A1" w:rsidDel="003C6E0D" w:rsidRDefault="006872A1" w:rsidP="006872A1">
      <w:pPr>
        <w:rPr>
          <w:del w:id="3201" w:author="SU FONG" w:date="2020-09-16T20:45:00Z"/>
          <w:rFonts w:eastAsia="SimSun"/>
          <w:lang w:eastAsia="zh-CN"/>
        </w:rPr>
      </w:pPr>
    </w:p>
    <w:p w14:paraId="16DFADCF" w14:textId="431A1BA4" w:rsidR="006872A1" w:rsidDel="003C6E0D" w:rsidRDefault="006872A1" w:rsidP="006872A1">
      <w:pPr>
        <w:rPr>
          <w:del w:id="3202" w:author="SU FONG" w:date="2020-09-16T20:45:00Z"/>
          <w:rFonts w:eastAsia="SimSun"/>
          <w:lang w:eastAsia="zh-CN"/>
        </w:rPr>
      </w:pPr>
    </w:p>
    <w:p w14:paraId="3A6F8EE7" w14:textId="31B6D2EC" w:rsidR="00887C3B" w:rsidRPr="00A71E33" w:rsidDel="003C6E0D" w:rsidRDefault="00577518" w:rsidP="006872A1">
      <w:pPr>
        <w:rPr>
          <w:del w:id="3203" w:author="SU FONG" w:date="2020-09-16T20:45:00Z"/>
          <w:rFonts w:eastAsia="SimSun"/>
          <w:color w:val="FF0000"/>
        </w:rPr>
      </w:pPr>
      <w:del w:id="3204" w:author="SU FONG" w:date="2020-09-16T20:45:00Z">
        <w:r w:rsidRPr="00A71E33" w:rsidDel="003C6E0D">
          <w:rPr>
            <w:rFonts w:eastAsia="SimSun" w:hint="eastAsia"/>
            <w:color w:val="FF0000"/>
          </w:rPr>
          <w:delText>對二力桿的認識</w:delText>
        </w:r>
        <w:r w:rsidR="009F288C" w:rsidRPr="00A71E33" w:rsidDel="003C6E0D">
          <w:rPr>
            <w:rFonts w:eastAsia="SimSun" w:hint="eastAsia"/>
            <w:color w:val="FF0000"/>
          </w:rPr>
          <w:delText>，</w:delText>
        </w:r>
        <w:r w:rsidR="008253D6" w:rsidRPr="00A71E33" w:rsidDel="003C6E0D">
          <w:rPr>
            <w:rFonts w:eastAsia="SimSun" w:hint="eastAsia"/>
            <w:color w:val="FF0000"/>
          </w:rPr>
          <w:delText>需要改變觀念</w:delText>
        </w:r>
        <w:r w:rsidR="00815DDD" w:rsidRPr="00A71E33" w:rsidDel="003C6E0D">
          <w:rPr>
            <w:rFonts w:eastAsia="SimSun" w:hint="eastAsia"/>
            <w:color w:val="FF0000"/>
          </w:rPr>
          <w:delText>，</w:delText>
        </w:r>
        <w:r w:rsidRPr="00A71E33" w:rsidDel="003C6E0D">
          <w:rPr>
            <w:rFonts w:eastAsia="SimSun" w:hint="eastAsia"/>
            <w:color w:val="FF0000"/>
          </w:rPr>
          <w:delText>跟現實的有不一樣。</w:delText>
        </w:r>
      </w:del>
    </w:p>
    <w:p w14:paraId="3567C9B2" w14:textId="5C9AAFB1" w:rsidR="00887C3B" w:rsidRPr="00A71E33" w:rsidDel="003C6E0D" w:rsidRDefault="000F0ABE" w:rsidP="006872A1">
      <w:pPr>
        <w:rPr>
          <w:del w:id="3205" w:author="SU FONG" w:date="2020-09-16T20:45:00Z"/>
          <w:rFonts w:eastAsia="SimSun"/>
          <w:color w:val="FF0000"/>
        </w:rPr>
      </w:pPr>
      <w:del w:id="3206" w:author="SU FONG" w:date="2020-09-16T20:45:00Z">
        <w:r w:rsidRPr="00A71E33" w:rsidDel="003C6E0D">
          <w:rPr>
            <w:rFonts w:eastAsia="SimSun" w:hint="eastAsia"/>
            <w:color w:val="FF0000"/>
          </w:rPr>
          <w:delText>上部豎桿只有豎直的力，沒有水平方向的力，</w:delText>
        </w:r>
        <w:r w:rsidR="00AF658A" w:rsidRPr="00A71E33" w:rsidDel="003C6E0D">
          <w:rPr>
            <w:rFonts w:eastAsia="SimSun" w:hint="eastAsia"/>
            <w:color w:val="FF0000"/>
          </w:rPr>
          <w:delText>因為沒有</w:delText>
        </w:r>
        <w:r w:rsidR="00FE49D2" w:rsidRPr="00A71E33" w:rsidDel="003C6E0D">
          <w:rPr>
            <w:rFonts w:eastAsia="SimSun" w:hint="eastAsia"/>
            <w:color w:val="FF0000"/>
          </w:rPr>
          <w:delText>其它外力來平衡水平方向的力矩。</w:delText>
        </w:r>
      </w:del>
    </w:p>
    <w:p w14:paraId="57DAACB8" w14:textId="1751B73B" w:rsidR="00887C3B" w:rsidRPr="00A71E33" w:rsidDel="003C6E0D" w:rsidRDefault="00887C3B" w:rsidP="006872A1">
      <w:pPr>
        <w:rPr>
          <w:del w:id="3207" w:author="SU FONG" w:date="2020-09-16T20:45:00Z"/>
          <w:rFonts w:eastAsia="SimSun"/>
          <w:color w:val="FF0000"/>
        </w:rPr>
      </w:pPr>
      <w:del w:id="3208" w:author="SU FONG" w:date="2020-09-16T20:45:00Z">
        <w:r w:rsidRPr="00A71E33" w:rsidDel="003C6E0D">
          <w:rPr>
            <w:rFonts w:eastAsia="SimSun" w:hint="eastAsia"/>
            <w:color w:val="FF0000"/>
          </w:rPr>
          <w:delText>總結，應該先從下部下連桿開始計算，因為</w:delText>
        </w:r>
        <w:r w:rsidR="009B6F48" w:rsidRPr="00A71E33" w:rsidDel="003C6E0D">
          <w:rPr>
            <w:rFonts w:eastAsia="SimSun" w:hint="eastAsia"/>
            <w:color w:val="FF0000"/>
          </w:rPr>
          <w:delText>下部下連桿沒有外力的作用，</w:delText>
        </w:r>
        <w:r w:rsidR="0083712C" w:rsidRPr="00A71E33" w:rsidDel="003C6E0D">
          <w:rPr>
            <w:rFonts w:eastAsia="SimSun" w:hint="eastAsia"/>
            <w:color w:val="FF0000"/>
          </w:rPr>
          <w:delText>如果要平衡，只有上部豎桿給予向上的力</w:delText>
        </w:r>
        <w:r w:rsidR="00AD3676" w:rsidRPr="00A71E33" w:rsidDel="003C6E0D">
          <w:rPr>
            <w:rFonts w:eastAsia="SimSun" w:hint="eastAsia"/>
            <w:color w:val="FF0000"/>
          </w:rPr>
          <w:delText>。這個力只要平衡</w:delText>
        </w:r>
        <w:r w:rsidR="00B33F54" w:rsidRPr="00A71E33" w:rsidDel="003C6E0D">
          <w:rPr>
            <w:rFonts w:eastAsia="SimSun" w:hint="eastAsia"/>
            <w:color w:val="FF0000"/>
          </w:rPr>
          <w:delText>下部下連桿重力的扭矩就可以。</w:delText>
        </w:r>
      </w:del>
    </w:p>
    <w:p w14:paraId="37583F2A" w14:textId="34EF1772" w:rsidR="00887C3B" w:rsidDel="003C6E0D" w:rsidRDefault="00887C3B" w:rsidP="006872A1">
      <w:pPr>
        <w:rPr>
          <w:del w:id="3209" w:author="SU FONG" w:date="2020-09-16T20:45:00Z"/>
          <w:rFonts w:eastAsia="SimSun"/>
        </w:rPr>
      </w:pPr>
    </w:p>
    <w:p w14:paraId="64DC526A" w14:textId="53632F0E" w:rsidR="00887C3B" w:rsidDel="003C6E0D" w:rsidRDefault="00887C3B" w:rsidP="006872A1">
      <w:pPr>
        <w:rPr>
          <w:del w:id="3210" w:author="SU FONG" w:date="2020-09-16T20:45:00Z"/>
          <w:rFonts w:eastAsia="SimSun"/>
        </w:rPr>
      </w:pPr>
    </w:p>
    <w:p w14:paraId="44234606" w14:textId="1F11003C" w:rsidR="00887C3B" w:rsidRPr="006872A1" w:rsidDel="003C6E0D" w:rsidRDefault="00887C3B" w:rsidP="006872A1">
      <w:pPr>
        <w:rPr>
          <w:del w:id="3211" w:author="SU FONG" w:date="2020-09-16T20:45:00Z"/>
          <w:rFonts w:eastAsia="SimSun"/>
        </w:rPr>
      </w:pPr>
    </w:p>
    <w:p w14:paraId="52154D7F" w14:textId="1B7DBD45" w:rsidR="003069E5" w:rsidRPr="006E3AFF" w:rsidDel="003C6E0D" w:rsidRDefault="003069E5" w:rsidP="009119D0">
      <w:pPr>
        <w:pStyle w:val="Heading1"/>
        <w:rPr>
          <w:del w:id="3212" w:author="SU FONG" w:date="2020-09-16T20:45:00Z"/>
        </w:rPr>
      </w:pPr>
      <w:del w:id="3213" w:author="SU FONG" w:date="2020-09-16T20:45:00Z">
        <w:r w:rsidDel="003C6E0D">
          <w:rPr>
            <w:rFonts w:hint="eastAsia"/>
          </w:rPr>
          <w:delText>运动学模型</w:delText>
        </w:r>
      </w:del>
    </w:p>
    <w:p w14:paraId="164ADA28" w14:textId="77777777" w:rsidR="00367989" w:rsidRPr="00BD72AA" w:rsidRDefault="00367989" w:rsidP="00086666">
      <w:pPr>
        <w:rPr>
          <w:rFonts w:eastAsia="SimSun"/>
          <w:lang w:eastAsia="zh-CN"/>
        </w:rPr>
      </w:pPr>
    </w:p>
    <w:sectPr w:rsidR="00367989" w:rsidRPr="00BD72AA" w:rsidSect="00B61316">
      <w:footerReference w:type="even" r:id="rId30"/>
      <w:footerReference w:type="default" r:id="rId3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D4068" w14:textId="77777777" w:rsidR="006A2E7A" w:rsidRDefault="006A2E7A" w:rsidP="00243358">
      <w:r>
        <w:separator/>
      </w:r>
    </w:p>
  </w:endnote>
  <w:endnote w:type="continuationSeparator" w:id="0">
    <w:p w14:paraId="4B8BFE70" w14:textId="77777777" w:rsidR="006A2E7A" w:rsidRDefault="006A2E7A" w:rsidP="0024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ustomXmlInsRangeStart w:id="3214" w:author="SU FONG" w:date="2020-09-16T23:49:00Z"/>
  <w:sdt>
    <w:sdtPr>
      <w:rPr>
        <w:rStyle w:val="PageNumber"/>
      </w:rPr>
      <w:id w:val="1275438318"/>
      <w:docPartObj>
        <w:docPartGallery w:val="Page Numbers (Bottom of Page)"/>
        <w:docPartUnique/>
      </w:docPartObj>
    </w:sdtPr>
    <w:sdtContent>
      <w:customXmlInsRangeEnd w:id="3214"/>
      <w:p w14:paraId="1D2FBD5B" w14:textId="0AA2E39D" w:rsidR="00A95B4F" w:rsidRDefault="00A95B4F" w:rsidP="009A4F0C">
        <w:pPr>
          <w:pStyle w:val="Footer"/>
          <w:framePr w:wrap="none" w:vAnchor="text" w:hAnchor="margin" w:xAlign="right" w:y="1"/>
          <w:rPr>
            <w:ins w:id="3215" w:author="SU FONG" w:date="2020-09-16T23:49:00Z"/>
            <w:rStyle w:val="PageNumber"/>
          </w:rPr>
        </w:pPr>
        <w:ins w:id="3216" w:author="SU FONG" w:date="2020-09-16T23:49:00Z"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end"/>
          </w:r>
        </w:ins>
      </w:p>
      <w:customXmlInsRangeStart w:id="3217" w:author="SU FONG" w:date="2020-09-16T23:49:00Z"/>
    </w:sdtContent>
  </w:sdt>
  <w:customXmlInsRangeEnd w:id="3217"/>
  <w:p w14:paraId="713F1C5B" w14:textId="77777777" w:rsidR="00A95B4F" w:rsidRDefault="00A95B4F">
    <w:pPr>
      <w:pStyle w:val="Footer"/>
      <w:ind w:right="360"/>
      <w:pPrChange w:id="3218" w:author="SU FONG" w:date="2020-09-16T23:49:00Z">
        <w:pPr>
          <w:pStyle w:val="Footer"/>
        </w:pPr>
      </w:pPrChange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ustomXmlInsRangeStart w:id="3219" w:author="SU FONG" w:date="2020-09-16T23:49:00Z"/>
  <w:sdt>
    <w:sdtPr>
      <w:rPr>
        <w:rStyle w:val="PageNumber"/>
      </w:rPr>
      <w:id w:val="631751961"/>
      <w:docPartObj>
        <w:docPartGallery w:val="Page Numbers (Bottom of Page)"/>
        <w:docPartUnique/>
      </w:docPartObj>
    </w:sdtPr>
    <w:sdtContent>
      <w:customXmlInsRangeEnd w:id="3219"/>
      <w:p w14:paraId="48AF6A48" w14:textId="08541DB7" w:rsidR="00A95B4F" w:rsidRDefault="00A95B4F" w:rsidP="009A4F0C">
        <w:pPr>
          <w:pStyle w:val="Footer"/>
          <w:framePr w:wrap="none" w:vAnchor="text" w:hAnchor="margin" w:xAlign="right" w:y="1"/>
          <w:rPr>
            <w:ins w:id="3220" w:author="SU FONG" w:date="2020-09-16T23:49:00Z"/>
            <w:rStyle w:val="PageNumber"/>
          </w:rPr>
        </w:pPr>
        <w:ins w:id="3221" w:author="SU FONG" w:date="2020-09-16T23:49:00Z"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</w:ins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ins w:id="3222" w:author="SU FONG" w:date="2020-09-16T23:49:00Z">
          <w:r>
            <w:rPr>
              <w:rStyle w:val="PageNumber"/>
            </w:rPr>
            <w:fldChar w:fldCharType="end"/>
          </w:r>
        </w:ins>
      </w:p>
      <w:customXmlInsRangeStart w:id="3223" w:author="SU FONG" w:date="2020-09-16T23:49:00Z"/>
    </w:sdtContent>
  </w:sdt>
  <w:customXmlInsRangeEnd w:id="3223"/>
  <w:p w14:paraId="075450E1" w14:textId="77777777" w:rsidR="00A95B4F" w:rsidRDefault="00A95B4F">
    <w:pPr>
      <w:pStyle w:val="Footer"/>
      <w:ind w:right="360"/>
      <w:pPrChange w:id="3224" w:author="SU FONG" w:date="2020-09-16T23:49:00Z">
        <w:pPr>
          <w:pStyle w:val="Footer"/>
        </w:pPr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308DB" w14:textId="77777777" w:rsidR="006A2E7A" w:rsidRDefault="006A2E7A" w:rsidP="00243358">
      <w:r>
        <w:separator/>
      </w:r>
    </w:p>
  </w:footnote>
  <w:footnote w:type="continuationSeparator" w:id="0">
    <w:p w14:paraId="233EF3B4" w14:textId="77777777" w:rsidR="006A2E7A" w:rsidRDefault="006A2E7A" w:rsidP="00243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054CA"/>
    <w:multiLevelType w:val="hybridMultilevel"/>
    <w:tmpl w:val="F8E61C2E"/>
    <w:lvl w:ilvl="0" w:tplc="295AF036">
      <w:start w:val="1"/>
      <w:numFmt w:val="decimal"/>
      <w:lvlText w:val="%1."/>
      <w:lvlJc w:val="left"/>
      <w:pPr>
        <w:ind w:left="360" w:hanging="360"/>
      </w:pPr>
      <w:rPr>
        <w:rFonts w:ascii="SimSun" w:eastAsia="SimSun" w:hAnsi="SimSu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72AC7"/>
    <w:multiLevelType w:val="hybridMultilevel"/>
    <w:tmpl w:val="E5B4CCA8"/>
    <w:lvl w:ilvl="0" w:tplc="FB48AF0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CF4EB1"/>
    <w:multiLevelType w:val="hybridMultilevel"/>
    <w:tmpl w:val="36524142"/>
    <w:lvl w:ilvl="0" w:tplc="47B44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6C4420"/>
    <w:multiLevelType w:val="hybridMultilevel"/>
    <w:tmpl w:val="308241AE"/>
    <w:lvl w:ilvl="0" w:tplc="4DC84F1A">
      <w:start w:val="1"/>
      <w:numFmt w:val="taiwaneseCountingThousand"/>
      <w:lvlText w:val="%1、"/>
      <w:lvlJc w:val="left"/>
      <w:pPr>
        <w:ind w:left="1056" w:hanging="1056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5E4655"/>
    <w:multiLevelType w:val="hybridMultilevel"/>
    <w:tmpl w:val="048CBE9C"/>
    <w:lvl w:ilvl="0" w:tplc="65328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9EA3C44"/>
    <w:multiLevelType w:val="hybridMultilevel"/>
    <w:tmpl w:val="97120B94"/>
    <w:lvl w:ilvl="0" w:tplc="C6BA5120">
      <w:start w:val="1"/>
      <w:numFmt w:val="decimal"/>
      <w:lvlText w:val="%1."/>
      <w:lvlJc w:val="left"/>
      <w:pPr>
        <w:ind w:left="372" w:hanging="372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5134F75"/>
    <w:multiLevelType w:val="hybridMultilevel"/>
    <w:tmpl w:val="F2960D46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7" w15:restartNumberingAfterBreak="0">
    <w:nsid w:val="6CC46F16"/>
    <w:multiLevelType w:val="multilevel"/>
    <w:tmpl w:val="39BEA12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58" w:hanging="558"/>
      </w:pPr>
      <w:rPr>
        <w:rFonts w:eastAsia="SimSun"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eastAsia="SimSu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SimSu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SimSu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SimSu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SimSu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SimSu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SimSun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7"/>
  </w:num>
  <w:num w:numId="13">
    <w:abstractNumId w:val="0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U FONG">
    <w15:presenceInfo w15:providerId="Windows Live" w15:userId="e01b583879607d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bordersDoNotSurroundHeader/>
  <w:bordersDoNotSurroundFooter/>
  <w:hideSpellingErrors/>
  <w:hideGrammaticalErrors/>
  <w:proofState w:spelling="clean" w:grammar="clean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C1A"/>
    <w:rsid w:val="00001E1C"/>
    <w:rsid w:val="00001FDC"/>
    <w:rsid w:val="00002EDB"/>
    <w:rsid w:val="00005408"/>
    <w:rsid w:val="00005E33"/>
    <w:rsid w:val="00005EEE"/>
    <w:rsid w:val="00007924"/>
    <w:rsid w:val="0001197F"/>
    <w:rsid w:val="00011AF9"/>
    <w:rsid w:val="00014358"/>
    <w:rsid w:val="0001476A"/>
    <w:rsid w:val="00014CE6"/>
    <w:rsid w:val="00015143"/>
    <w:rsid w:val="00015814"/>
    <w:rsid w:val="00016CD4"/>
    <w:rsid w:val="00017E90"/>
    <w:rsid w:val="00021ECA"/>
    <w:rsid w:val="00022CA6"/>
    <w:rsid w:val="00022F06"/>
    <w:rsid w:val="00023DE3"/>
    <w:rsid w:val="000240E2"/>
    <w:rsid w:val="000261C8"/>
    <w:rsid w:val="00026382"/>
    <w:rsid w:val="000263EF"/>
    <w:rsid w:val="00026635"/>
    <w:rsid w:val="000315B5"/>
    <w:rsid w:val="0003460E"/>
    <w:rsid w:val="00035E32"/>
    <w:rsid w:val="000364E1"/>
    <w:rsid w:val="00037AD7"/>
    <w:rsid w:val="000420F8"/>
    <w:rsid w:val="00042B17"/>
    <w:rsid w:val="0004302C"/>
    <w:rsid w:val="00043BA1"/>
    <w:rsid w:val="00044683"/>
    <w:rsid w:val="0004794B"/>
    <w:rsid w:val="00047D63"/>
    <w:rsid w:val="00050B11"/>
    <w:rsid w:val="00053355"/>
    <w:rsid w:val="00053E49"/>
    <w:rsid w:val="00055135"/>
    <w:rsid w:val="0005670F"/>
    <w:rsid w:val="0006234F"/>
    <w:rsid w:val="00062C1E"/>
    <w:rsid w:val="00062DFA"/>
    <w:rsid w:val="00063069"/>
    <w:rsid w:val="00064939"/>
    <w:rsid w:val="00064BB0"/>
    <w:rsid w:val="000719BC"/>
    <w:rsid w:val="000734F2"/>
    <w:rsid w:val="00073716"/>
    <w:rsid w:val="00074432"/>
    <w:rsid w:val="00074C7C"/>
    <w:rsid w:val="000757C2"/>
    <w:rsid w:val="00075BFC"/>
    <w:rsid w:val="00076776"/>
    <w:rsid w:val="00080EC7"/>
    <w:rsid w:val="000828AA"/>
    <w:rsid w:val="00085935"/>
    <w:rsid w:val="00086135"/>
    <w:rsid w:val="00086333"/>
    <w:rsid w:val="00086666"/>
    <w:rsid w:val="00090159"/>
    <w:rsid w:val="00090E4F"/>
    <w:rsid w:val="0009107E"/>
    <w:rsid w:val="0009118C"/>
    <w:rsid w:val="0009133E"/>
    <w:rsid w:val="00092E9D"/>
    <w:rsid w:val="00093B83"/>
    <w:rsid w:val="000946A2"/>
    <w:rsid w:val="0009643A"/>
    <w:rsid w:val="0009748D"/>
    <w:rsid w:val="00097E3C"/>
    <w:rsid w:val="000A012C"/>
    <w:rsid w:val="000A0A0A"/>
    <w:rsid w:val="000A0A5E"/>
    <w:rsid w:val="000A0B7E"/>
    <w:rsid w:val="000A0FC6"/>
    <w:rsid w:val="000A1605"/>
    <w:rsid w:val="000A2998"/>
    <w:rsid w:val="000A3AEB"/>
    <w:rsid w:val="000A3F57"/>
    <w:rsid w:val="000A4CCB"/>
    <w:rsid w:val="000A6062"/>
    <w:rsid w:val="000A6365"/>
    <w:rsid w:val="000A7127"/>
    <w:rsid w:val="000B0CEC"/>
    <w:rsid w:val="000B0E2F"/>
    <w:rsid w:val="000B24FB"/>
    <w:rsid w:val="000B7C88"/>
    <w:rsid w:val="000C113A"/>
    <w:rsid w:val="000C1915"/>
    <w:rsid w:val="000C2687"/>
    <w:rsid w:val="000C3BB0"/>
    <w:rsid w:val="000C4928"/>
    <w:rsid w:val="000D0388"/>
    <w:rsid w:val="000D143A"/>
    <w:rsid w:val="000D17B4"/>
    <w:rsid w:val="000D282B"/>
    <w:rsid w:val="000D2A0E"/>
    <w:rsid w:val="000D4F0C"/>
    <w:rsid w:val="000D53F9"/>
    <w:rsid w:val="000D55B2"/>
    <w:rsid w:val="000D6F50"/>
    <w:rsid w:val="000D736A"/>
    <w:rsid w:val="000D7600"/>
    <w:rsid w:val="000D7A37"/>
    <w:rsid w:val="000D7C4F"/>
    <w:rsid w:val="000E0145"/>
    <w:rsid w:val="000E1C8D"/>
    <w:rsid w:val="000E2091"/>
    <w:rsid w:val="000E2643"/>
    <w:rsid w:val="000E2C3E"/>
    <w:rsid w:val="000E3209"/>
    <w:rsid w:val="000E3798"/>
    <w:rsid w:val="000E52DF"/>
    <w:rsid w:val="000E5BB1"/>
    <w:rsid w:val="000E7313"/>
    <w:rsid w:val="000F0943"/>
    <w:rsid w:val="000F0989"/>
    <w:rsid w:val="000F0ABE"/>
    <w:rsid w:val="000F22DD"/>
    <w:rsid w:val="000F4AFA"/>
    <w:rsid w:val="000F54D2"/>
    <w:rsid w:val="000F5F84"/>
    <w:rsid w:val="000F750D"/>
    <w:rsid w:val="00102974"/>
    <w:rsid w:val="00103E36"/>
    <w:rsid w:val="00104A5E"/>
    <w:rsid w:val="00110EB4"/>
    <w:rsid w:val="00113443"/>
    <w:rsid w:val="00114CF7"/>
    <w:rsid w:val="001152B1"/>
    <w:rsid w:val="001152C8"/>
    <w:rsid w:val="001169F1"/>
    <w:rsid w:val="00116BD8"/>
    <w:rsid w:val="001219A8"/>
    <w:rsid w:val="00121BB4"/>
    <w:rsid w:val="00123CD3"/>
    <w:rsid w:val="00123F1B"/>
    <w:rsid w:val="00124487"/>
    <w:rsid w:val="00125ED4"/>
    <w:rsid w:val="00126EA7"/>
    <w:rsid w:val="00133430"/>
    <w:rsid w:val="00134392"/>
    <w:rsid w:val="00134E98"/>
    <w:rsid w:val="001354D0"/>
    <w:rsid w:val="0013576A"/>
    <w:rsid w:val="00135DC0"/>
    <w:rsid w:val="0013650B"/>
    <w:rsid w:val="00140A7C"/>
    <w:rsid w:val="00141106"/>
    <w:rsid w:val="00141964"/>
    <w:rsid w:val="001429A8"/>
    <w:rsid w:val="00144D48"/>
    <w:rsid w:val="001450B2"/>
    <w:rsid w:val="001455C2"/>
    <w:rsid w:val="001469E9"/>
    <w:rsid w:val="00147B48"/>
    <w:rsid w:val="00150186"/>
    <w:rsid w:val="00151817"/>
    <w:rsid w:val="00157DBE"/>
    <w:rsid w:val="00161397"/>
    <w:rsid w:val="001613DD"/>
    <w:rsid w:val="00161924"/>
    <w:rsid w:val="00161F77"/>
    <w:rsid w:val="00164435"/>
    <w:rsid w:val="001652F5"/>
    <w:rsid w:val="00165815"/>
    <w:rsid w:val="0016612E"/>
    <w:rsid w:val="001701C6"/>
    <w:rsid w:val="001709A8"/>
    <w:rsid w:val="00172904"/>
    <w:rsid w:val="00172C26"/>
    <w:rsid w:val="00177786"/>
    <w:rsid w:val="00177841"/>
    <w:rsid w:val="00177A5F"/>
    <w:rsid w:val="00177E3E"/>
    <w:rsid w:val="001811AC"/>
    <w:rsid w:val="001818D0"/>
    <w:rsid w:val="00184524"/>
    <w:rsid w:val="00184779"/>
    <w:rsid w:val="001847A9"/>
    <w:rsid w:val="00186920"/>
    <w:rsid w:val="00187A5E"/>
    <w:rsid w:val="00193600"/>
    <w:rsid w:val="00194C84"/>
    <w:rsid w:val="00195398"/>
    <w:rsid w:val="001961C1"/>
    <w:rsid w:val="001A084B"/>
    <w:rsid w:val="001A139D"/>
    <w:rsid w:val="001A1669"/>
    <w:rsid w:val="001A182B"/>
    <w:rsid w:val="001A2CF9"/>
    <w:rsid w:val="001A2D23"/>
    <w:rsid w:val="001A32D9"/>
    <w:rsid w:val="001A5F9D"/>
    <w:rsid w:val="001A679C"/>
    <w:rsid w:val="001A693A"/>
    <w:rsid w:val="001B04B6"/>
    <w:rsid w:val="001B0831"/>
    <w:rsid w:val="001B26A6"/>
    <w:rsid w:val="001B2AED"/>
    <w:rsid w:val="001B3748"/>
    <w:rsid w:val="001B6AD2"/>
    <w:rsid w:val="001C0093"/>
    <w:rsid w:val="001C0253"/>
    <w:rsid w:val="001C07DB"/>
    <w:rsid w:val="001C205E"/>
    <w:rsid w:val="001C4A86"/>
    <w:rsid w:val="001C5480"/>
    <w:rsid w:val="001C55CF"/>
    <w:rsid w:val="001C70B9"/>
    <w:rsid w:val="001D0263"/>
    <w:rsid w:val="001D20D2"/>
    <w:rsid w:val="001D30E7"/>
    <w:rsid w:val="001D37AA"/>
    <w:rsid w:val="001D3C38"/>
    <w:rsid w:val="001D428F"/>
    <w:rsid w:val="001D5E1D"/>
    <w:rsid w:val="001D66A9"/>
    <w:rsid w:val="001D6D54"/>
    <w:rsid w:val="001D729B"/>
    <w:rsid w:val="001D7454"/>
    <w:rsid w:val="001D77E4"/>
    <w:rsid w:val="001E02AC"/>
    <w:rsid w:val="001E0945"/>
    <w:rsid w:val="001E0AE5"/>
    <w:rsid w:val="001E0DE6"/>
    <w:rsid w:val="001E2751"/>
    <w:rsid w:val="001E3902"/>
    <w:rsid w:val="001E4EAE"/>
    <w:rsid w:val="001E58AA"/>
    <w:rsid w:val="001E6E8B"/>
    <w:rsid w:val="001E7ADF"/>
    <w:rsid w:val="001F0BD8"/>
    <w:rsid w:val="001F0E01"/>
    <w:rsid w:val="001F2F0D"/>
    <w:rsid w:val="001F4110"/>
    <w:rsid w:val="001F42B9"/>
    <w:rsid w:val="001F4BE0"/>
    <w:rsid w:val="001F5998"/>
    <w:rsid w:val="001F6104"/>
    <w:rsid w:val="001F6C4C"/>
    <w:rsid w:val="001F7C1A"/>
    <w:rsid w:val="0020074A"/>
    <w:rsid w:val="002026A7"/>
    <w:rsid w:val="002073AE"/>
    <w:rsid w:val="002104C3"/>
    <w:rsid w:val="0021064A"/>
    <w:rsid w:val="00210F1C"/>
    <w:rsid w:val="002129AC"/>
    <w:rsid w:val="00212A5D"/>
    <w:rsid w:val="00212A63"/>
    <w:rsid w:val="00213079"/>
    <w:rsid w:val="0021321B"/>
    <w:rsid w:val="00215DA2"/>
    <w:rsid w:val="00215EA2"/>
    <w:rsid w:val="00216054"/>
    <w:rsid w:val="00216205"/>
    <w:rsid w:val="002167E8"/>
    <w:rsid w:val="002169E9"/>
    <w:rsid w:val="00220291"/>
    <w:rsid w:val="00221F26"/>
    <w:rsid w:val="002237A1"/>
    <w:rsid w:val="00226769"/>
    <w:rsid w:val="00227CE6"/>
    <w:rsid w:val="002315B6"/>
    <w:rsid w:val="00233988"/>
    <w:rsid w:val="00233FCA"/>
    <w:rsid w:val="00234A39"/>
    <w:rsid w:val="00234D21"/>
    <w:rsid w:val="002352B2"/>
    <w:rsid w:val="002365DF"/>
    <w:rsid w:val="00237B41"/>
    <w:rsid w:val="00241F3C"/>
    <w:rsid w:val="0024334F"/>
    <w:rsid w:val="00243358"/>
    <w:rsid w:val="00244304"/>
    <w:rsid w:val="00244E08"/>
    <w:rsid w:val="00246129"/>
    <w:rsid w:val="00247731"/>
    <w:rsid w:val="00250D22"/>
    <w:rsid w:val="002526DB"/>
    <w:rsid w:val="002542A2"/>
    <w:rsid w:val="002542B9"/>
    <w:rsid w:val="00261604"/>
    <w:rsid w:val="002622EB"/>
    <w:rsid w:val="0026467F"/>
    <w:rsid w:val="00270654"/>
    <w:rsid w:val="00270910"/>
    <w:rsid w:val="00270CA6"/>
    <w:rsid w:val="00270F23"/>
    <w:rsid w:val="00271BAC"/>
    <w:rsid w:val="00275A48"/>
    <w:rsid w:val="00275A89"/>
    <w:rsid w:val="00275D24"/>
    <w:rsid w:val="00276C1E"/>
    <w:rsid w:val="00276CA6"/>
    <w:rsid w:val="00277539"/>
    <w:rsid w:val="0027753A"/>
    <w:rsid w:val="00281DC6"/>
    <w:rsid w:val="002821C3"/>
    <w:rsid w:val="0028223D"/>
    <w:rsid w:val="00282FFE"/>
    <w:rsid w:val="00283EBD"/>
    <w:rsid w:val="00283FE0"/>
    <w:rsid w:val="00284A30"/>
    <w:rsid w:val="00285311"/>
    <w:rsid w:val="00285C80"/>
    <w:rsid w:val="00287539"/>
    <w:rsid w:val="00290512"/>
    <w:rsid w:val="002907CA"/>
    <w:rsid w:val="00292880"/>
    <w:rsid w:val="00292CA1"/>
    <w:rsid w:val="0029328C"/>
    <w:rsid w:val="002940A2"/>
    <w:rsid w:val="00295629"/>
    <w:rsid w:val="002963FD"/>
    <w:rsid w:val="00297256"/>
    <w:rsid w:val="002A23BF"/>
    <w:rsid w:val="002A3721"/>
    <w:rsid w:val="002A4D43"/>
    <w:rsid w:val="002A4E16"/>
    <w:rsid w:val="002B00CA"/>
    <w:rsid w:val="002B1A04"/>
    <w:rsid w:val="002B2A09"/>
    <w:rsid w:val="002B4733"/>
    <w:rsid w:val="002C0296"/>
    <w:rsid w:val="002C18D3"/>
    <w:rsid w:val="002C256F"/>
    <w:rsid w:val="002C5F88"/>
    <w:rsid w:val="002C6069"/>
    <w:rsid w:val="002C7168"/>
    <w:rsid w:val="002C751D"/>
    <w:rsid w:val="002D18CE"/>
    <w:rsid w:val="002D20A4"/>
    <w:rsid w:val="002D2DC9"/>
    <w:rsid w:val="002D3F0A"/>
    <w:rsid w:val="002D4103"/>
    <w:rsid w:val="002D55D2"/>
    <w:rsid w:val="002D5B63"/>
    <w:rsid w:val="002D67A9"/>
    <w:rsid w:val="002D7040"/>
    <w:rsid w:val="002E3971"/>
    <w:rsid w:val="002E3D00"/>
    <w:rsid w:val="002E60AE"/>
    <w:rsid w:val="002E6EE4"/>
    <w:rsid w:val="002F1513"/>
    <w:rsid w:val="002F24A4"/>
    <w:rsid w:val="002F2655"/>
    <w:rsid w:val="002F2913"/>
    <w:rsid w:val="002F48C5"/>
    <w:rsid w:val="002F69F5"/>
    <w:rsid w:val="002F702C"/>
    <w:rsid w:val="002F70EE"/>
    <w:rsid w:val="002F7472"/>
    <w:rsid w:val="002F7E3A"/>
    <w:rsid w:val="0030019F"/>
    <w:rsid w:val="003014AC"/>
    <w:rsid w:val="0030227A"/>
    <w:rsid w:val="0030295C"/>
    <w:rsid w:val="00302A93"/>
    <w:rsid w:val="00302ACE"/>
    <w:rsid w:val="00303501"/>
    <w:rsid w:val="00303D13"/>
    <w:rsid w:val="003042C0"/>
    <w:rsid w:val="003069E5"/>
    <w:rsid w:val="00306C51"/>
    <w:rsid w:val="0030796E"/>
    <w:rsid w:val="00307B73"/>
    <w:rsid w:val="00310F4F"/>
    <w:rsid w:val="0031677B"/>
    <w:rsid w:val="00317C1A"/>
    <w:rsid w:val="003200F5"/>
    <w:rsid w:val="00320FC4"/>
    <w:rsid w:val="00324F98"/>
    <w:rsid w:val="003261F7"/>
    <w:rsid w:val="00326861"/>
    <w:rsid w:val="0032702B"/>
    <w:rsid w:val="0033001E"/>
    <w:rsid w:val="00331E70"/>
    <w:rsid w:val="003330BD"/>
    <w:rsid w:val="00335C10"/>
    <w:rsid w:val="00336EF2"/>
    <w:rsid w:val="00336FAF"/>
    <w:rsid w:val="003375B3"/>
    <w:rsid w:val="00343BE9"/>
    <w:rsid w:val="0034515C"/>
    <w:rsid w:val="00345F52"/>
    <w:rsid w:val="003460D9"/>
    <w:rsid w:val="0034764A"/>
    <w:rsid w:val="00352A04"/>
    <w:rsid w:val="0035337D"/>
    <w:rsid w:val="003541C1"/>
    <w:rsid w:val="003546CA"/>
    <w:rsid w:val="00355119"/>
    <w:rsid w:val="00355132"/>
    <w:rsid w:val="003562B7"/>
    <w:rsid w:val="00356B5A"/>
    <w:rsid w:val="003609C9"/>
    <w:rsid w:val="00360B23"/>
    <w:rsid w:val="00361397"/>
    <w:rsid w:val="00361680"/>
    <w:rsid w:val="00361972"/>
    <w:rsid w:val="00362088"/>
    <w:rsid w:val="00362C38"/>
    <w:rsid w:val="00363BAE"/>
    <w:rsid w:val="0036441A"/>
    <w:rsid w:val="00367989"/>
    <w:rsid w:val="00367EF4"/>
    <w:rsid w:val="00370224"/>
    <w:rsid w:val="00370757"/>
    <w:rsid w:val="00370E7C"/>
    <w:rsid w:val="003728CF"/>
    <w:rsid w:val="003730AE"/>
    <w:rsid w:val="003752A5"/>
    <w:rsid w:val="00377B81"/>
    <w:rsid w:val="00380B12"/>
    <w:rsid w:val="0038345B"/>
    <w:rsid w:val="00384C96"/>
    <w:rsid w:val="00385BDD"/>
    <w:rsid w:val="003874CA"/>
    <w:rsid w:val="00387543"/>
    <w:rsid w:val="00387774"/>
    <w:rsid w:val="00387FA1"/>
    <w:rsid w:val="00390290"/>
    <w:rsid w:val="00390D3F"/>
    <w:rsid w:val="00392DD8"/>
    <w:rsid w:val="00394B87"/>
    <w:rsid w:val="003968FD"/>
    <w:rsid w:val="00396BF1"/>
    <w:rsid w:val="00397D7C"/>
    <w:rsid w:val="00397DB6"/>
    <w:rsid w:val="00397EFC"/>
    <w:rsid w:val="003A1970"/>
    <w:rsid w:val="003A2134"/>
    <w:rsid w:val="003A3582"/>
    <w:rsid w:val="003A3894"/>
    <w:rsid w:val="003A3CFB"/>
    <w:rsid w:val="003A547B"/>
    <w:rsid w:val="003A5A28"/>
    <w:rsid w:val="003A61B8"/>
    <w:rsid w:val="003A65A8"/>
    <w:rsid w:val="003A6CE3"/>
    <w:rsid w:val="003A75B5"/>
    <w:rsid w:val="003A7A5F"/>
    <w:rsid w:val="003B115A"/>
    <w:rsid w:val="003B1276"/>
    <w:rsid w:val="003B1C78"/>
    <w:rsid w:val="003B3817"/>
    <w:rsid w:val="003B3B37"/>
    <w:rsid w:val="003B4507"/>
    <w:rsid w:val="003B46D0"/>
    <w:rsid w:val="003B4E9A"/>
    <w:rsid w:val="003B4FB4"/>
    <w:rsid w:val="003B5AE4"/>
    <w:rsid w:val="003B626B"/>
    <w:rsid w:val="003B630B"/>
    <w:rsid w:val="003C136D"/>
    <w:rsid w:val="003C29C8"/>
    <w:rsid w:val="003C2C15"/>
    <w:rsid w:val="003C363F"/>
    <w:rsid w:val="003C3AC9"/>
    <w:rsid w:val="003C429F"/>
    <w:rsid w:val="003C4B11"/>
    <w:rsid w:val="003C6E0D"/>
    <w:rsid w:val="003C7605"/>
    <w:rsid w:val="003C7F42"/>
    <w:rsid w:val="003D014D"/>
    <w:rsid w:val="003D3EFC"/>
    <w:rsid w:val="003D420C"/>
    <w:rsid w:val="003D465C"/>
    <w:rsid w:val="003D6198"/>
    <w:rsid w:val="003D7F7D"/>
    <w:rsid w:val="003E00F3"/>
    <w:rsid w:val="003E0D14"/>
    <w:rsid w:val="003E1020"/>
    <w:rsid w:val="003E1220"/>
    <w:rsid w:val="003E279F"/>
    <w:rsid w:val="003E40D9"/>
    <w:rsid w:val="003E5018"/>
    <w:rsid w:val="003E51C2"/>
    <w:rsid w:val="003E71E0"/>
    <w:rsid w:val="003F0F0C"/>
    <w:rsid w:val="003F19DF"/>
    <w:rsid w:val="003F31C8"/>
    <w:rsid w:val="003F6FA8"/>
    <w:rsid w:val="003F7410"/>
    <w:rsid w:val="00401734"/>
    <w:rsid w:val="00401944"/>
    <w:rsid w:val="0040340F"/>
    <w:rsid w:val="0040359D"/>
    <w:rsid w:val="004046DB"/>
    <w:rsid w:val="00405B4C"/>
    <w:rsid w:val="00407144"/>
    <w:rsid w:val="00407EFC"/>
    <w:rsid w:val="00410086"/>
    <w:rsid w:val="0041089B"/>
    <w:rsid w:val="00411331"/>
    <w:rsid w:val="004116AA"/>
    <w:rsid w:val="004120D5"/>
    <w:rsid w:val="00412A05"/>
    <w:rsid w:val="00412EA6"/>
    <w:rsid w:val="004150A1"/>
    <w:rsid w:val="00415196"/>
    <w:rsid w:val="0041552A"/>
    <w:rsid w:val="004165B5"/>
    <w:rsid w:val="00417F73"/>
    <w:rsid w:val="00421432"/>
    <w:rsid w:val="004220A5"/>
    <w:rsid w:val="00422142"/>
    <w:rsid w:val="00422C8C"/>
    <w:rsid w:val="004233CD"/>
    <w:rsid w:val="0042342A"/>
    <w:rsid w:val="00424756"/>
    <w:rsid w:val="00424801"/>
    <w:rsid w:val="00426EA1"/>
    <w:rsid w:val="004317FD"/>
    <w:rsid w:val="00432757"/>
    <w:rsid w:val="00432841"/>
    <w:rsid w:val="00433F2C"/>
    <w:rsid w:val="0043494E"/>
    <w:rsid w:val="00434BF7"/>
    <w:rsid w:val="00434FD6"/>
    <w:rsid w:val="00435411"/>
    <w:rsid w:val="00436648"/>
    <w:rsid w:val="00437B52"/>
    <w:rsid w:val="00441D1D"/>
    <w:rsid w:val="00441D75"/>
    <w:rsid w:val="00441FFB"/>
    <w:rsid w:val="00443343"/>
    <w:rsid w:val="004434EA"/>
    <w:rsid w:val="00444F6F"/>
    <w:rsid w:val="004457E5"/>
    <w:rsid w:val="004459AB"/>
    <w:rsid w:val="00445DF3"/>
    <w:rsid w:val="00450210"/>
    <w:rsid w:val="00453528"/>
    <w:rsid w:val="00453BD3"/>
    <w:rsid w:val="004544B3"/>
    <w:rsid w:val="00454A81"/>
    <w:rsid w:val="0045502E"/>
    <w:rsid w:val="00455BD8"/>
    <w:rsid w:val="00460234"/>
    <w:rsid w:val="004616B8"/>
    <w:rsid w:val="00463BF7"/>
    <w:rsid w:val="00465E9A"/>
    <w:rsid w:val="00467D23"/>
    <w:rsid w:val="004701D3"/>
    <w:rsid w:val="004705F7"/>
    <w:rsid w:val="00471564"/>
    <w:rsid w:val="004724A3"/>
    <w:rsid w:val="00473115"/>
    <w:rsid w:val="0047497C"/>
    <w:rsid w:val="0047501B"/>
    <w:rsid w:val="004770B3"/>
    <w:rsid w:val="00477C4E"/>
    <w:rsid w:val="00477CDB"/>
    <w:rsid w:val="00480687"/>
    <w:rsid w:val="004812EC"/>
    <w:rsid w:val="00482940"/>
    <w:rsid w:val="0048378F"/>
    <w:rsid w:val="004856E8"/>
    <w:rsid w:val="00485D80"/>
    <w:rsid w:val="004863CC"/>
    <w:rsid w:val="00486B39"/>
    <w:rsid w:val="00487A24"/>
    <w:rsid w:val="00490EFA"/>
    <w:rsid w:val="00491080"/>
    <w:rsid w:val="004912A0"/>
    <w:rsid w:val="00491F12"/>
    <w:rsid w:val="004922E5"/>
    <w:rsid w:val="004924FF"/>
    <w:rsid w:val="0049261F"/>
    <w:rsid w:val="00492F61"/>
    <w:rsid w:val="00495535"/>
    <w:rsid w:val="0049670D"/>
    <w:rsid w:val="0049677E"/>
    <w:rsid w:val="00496944"/>
    <w:rsid w:val="00496A78"/>
    <w:rsid w:val="0049717F"/>
    <w:rsid w:val="004A0FCC"/>
    <w:rsid w:val="004A1753"/>
    <w:rsid w:val="004A37D0"/>
    <w:rsid w:val="004A4D90"/>
    <w:rsid w:val="004A6950"/>
    <w:rsid w:val="004A7883"/>
    <w:rsid w:val="004B1A5B"/>
    <w:rsid w:val="004B26AE"/>
    <w:rsid w:val="004B3053"/>
    <w:rsid w:val="004B4812"/>
    <w:rsid w:val="004B4894"/>
    <w:rsid w:val="004B4CEF"/>
    <w:rsid w:val="004B5356"/>
    <w:rsid w:val="004B61B9"/>
    <w:rsid w:val="004B727A"/>
    <w:rsid w:val="004B7A34"/>
    <w:rsid w:val="004B7B43"/>
    <w:rsid w:val="004C1DE6"/>
    <w:rsid w:val="004C1F01"/>
    <w:rsid w:val="004C2D6E"/>
    <w:rsid w:val="004C3692"/>
    <w:rsid w:val="004C3804"/>
    <w:rsid w:val="004C3C8D"/>
    <w:rsid w:val="004C3FB1"/>
    <w:rsid w:val="004C4E86"/>
    <w:rsid w:val="004C4FF5"/>
    <w:rsid w:val="004C52E4"/>
    <w:rsid w:val="004C7A11"/>
    <w:rsid w:val="004D0D64"/>
    <w:rsid w:val="004D0F5E"/>
    <w:rsid w:val="004D1A5F"/>
    <w:rsid w:val="004D508D"/>
    <w:rsid w:val="004D67AA"/>
    <w:rsid w:val="004D6C73"/>
    <w:rsid w:val="004D74F4"/>
    <w:rsid w:val="004E0378"/>
    <w:rsid w:val="004E0465"/>
    <w:rsid w:val="004E0EB6"/>
    <w:rsid w:val="004E1674"/>
    <w:rsid w:val="004E1E8F"/>
    <w:rsid w:val="004E3A1A"/>
    <w:rsid w:val="004E3DB2"/>
    <w:rsid w:val="004E4060"/>
    <w:rsid w:val="004E4229"/>
    <w:rsid w:val="004E42A7"/>
    <w:rsid w:val="004E4AED"/>
    <w:rsid w:val="004E59CB"/>
    <w:rsid w:val="004E5FF2"/>
    <w:rsid w:val="004E65DF"/>
    <w:rsid w:val="004F0B83"/>
    <w:rsid w:val="004F246B"/>
    <w:rsid w:val="004F463F"/>
    <w:rsid w:val="004F5C86"/>
    <w:rsid w:val="004F6031"/>
    <w:rsid w:val="004F660D"/>
    <w:rsid w:val="004F69E6"/>
    <w:rsid w:val="004F6D70"/>
    <w:rsid w:val="004F736F"/>
    <w:rsid w:val="004F7A5A"/>
    <w:rsid w:val="00501356"/>
    <w:rsid w:val="0050154D"/>
    <w:rsid w:val="00501A42"/>
    <w:rsid w:val="0050233C"/>
    <w:rsid w:val="0050270F"/>
    <w:rsid w:val="005059D2"/>
    <w:rsid w:val="00506F6E"/>
    <w:rsid w:val="0050780E"/>
    <w:rsid w:val="00511491"/>
    <w:rsid w:val="00513F8E"/>
    <w:rsid w:val="005154F7"/>
    <w:rsid w:val="00515FF4"/>
    <w:rsid w:val="00516AA2"/>
    <w:rsid w:val="005210E3"/>
    <w:rsid w:val="00521CA9"/>
    <w:rsid w:val="005256D9"/>
    <w:rsid w:val="0052646A"/>
    <w:rsid w:val="00530BCC"/>
    <w:rsid w:val="00530E67"/>
    <w:rsid w:val="00531872"/>
    <w:rsid w:val="00531F14"/>
    <w:rsid w:val="00533A59"/>
    <w:rsid w:val="005340B6"/>
    <w:rsid w:val="00534693"/>
    <w:rsid w:val="00534C02"/>
    <w:rsid w:val="00534F43"/>
    <w:rsid w:val="00541284"/>
    <w:rsid w:val="0054354A"/>
    <w:rsid w:val="005446B9"/>
    <w:rsid w:val="0054663A"/>
    <w:rsid w:val="00546F14"/>
    <w:rsid w:val="00547DB3"/>
    <w:rsid w:val="00547E0F"/>
    <w:rsid w:val="00551A98"/>
    <w:rsid w:val="00552BE2"/>
    <w:rsid w:val="00555652"/>
    <w:rsid w:val="00555866"/>
    <w:rsid w:val="00556342"/>
    <w:rsid w:val="0055656B"/>
    <w:rsid w:val="00557359"/>
    <w:rsid w:val="0056085C"/>
    <w:rsid w:val="005614D0"/>
    <w:rsid w:val="00564A85"/>
    <w:rsid w:val="00564E15"/>
    <w:rsid w:val="005656BE"/>
    <w:rsid w:val="00565B90"/>
    <w:rsid w:val="005663B5"/>
    <w:rsid w:val="00567A47"/>
    <w:rsid w:val="00567AD3"/>
    <w:rsid w:val="005722BF"/>
    <w:rsid w:val="005729D6"/>
    <w:rsid w:val="00572CBF"/>
    <w:rsid w:val="00575FC4"/>
    <w:rsid w:val="00577518"/>
    <w:rsid w:val="00581586"/>
    <w:rsid w:val="00581E44"/>
    <w:rsid w:val="0058261D"/>
    <w:rsid w:val="0058430B"/>
    <w:rsid w:val="00586459"/>
    <w:rsid w:val="0058700F"/>
    <w:rsid w:val="005900E3"/>
    <w:rsid w:val="00591491"/>
    <w:rsid w:val="00591C6C"/>
    <w:rsid w:val="005924F5"/>
    <w:rsid w:val="00595047"/>
    <w:rsid w:val="00595D7B"/>
    <w:rsid w:val="00596190"/>
    <w:rsid w:val="005968F2"/>
    <w:rsid w:val="00596E14"/>
    <w:rsid w:val="005970CF"/>
    <w:rsid w:val="00597A82"/>
    <w:rsid w:val="005A068F"/>
    <w:rsid w:val="005A0977"/>
    <w:rsid w:val="005A0B6C"/>
    <w:rsid w:val="005A6329"/>
    <w:rsid w:val="005A6A62"/>
    <w:rsid w:val="005A6E92"/>
    <w:rsid w:val="005A7359"/>
    <w:rsid w:val="005A7660"/>
    <w:rsid w:val="005A7AA2"/>
    <w:rsid w:val="005B0EC9"/>
    <w:rsid w:val="005B3351"/>
    <w:rsid w:val="005B49E5"/>
    <w:rsid w:val="005B5010"/>
    <w:rsid w:val="005B71D3"/>
    <w:rsid w:val="005C0B03"/>
    <w:rsid w:val="005C2DD4"/>
    <w:rsid w:val="005C3EEE"/>
    <w:rsid w:val="005C6BD0"/>
    <w:rsid w:val="005D0D9F"/>
    <w:rsid w:val="005D2341"/>
    <w:rsid w:val="005D2375"/>
    <w:rsid w:val="005D28EC"/>
    <w:rsid w:val="005D2A7B"/>
    <w:rsid w:val="005D2F3B"/>
    <w:rsid w:val="005D35FB"/>
    <w:rsid w:val="005D39CF"/>
    <w:rsid w:val="005D4F21"/>
    <w:rsid w:val="005D50B2"/>
    <w:rsid w:val="005D5235"/>
    <w:rsid w:val="005D54A5"/>
    <w:rsid w:val="005D6370"/>
    <w:rsid w:val="005D78A8"/>
    <w:rsid w:val="005E06A0"/>
    <w:rsid w:val="005E0D0E"/>
    <w:rsid w:val="005E0FD1"/>
    <w:rsid w:val="005E2584"/>
    <w:rsid w:val="005E2F1E"/>
    <w:rsid w:val="005E3C4F"/>
    <w:rsid w:val="005E4637"/>
    <w:rsid w:val="005E4E0A"/>
    <w:rsid w:val="005E5404"/>
    <w:rsid w:val="005E6011"/>
    <w:rsid w:val="005E6243"/>
    <w:rsid w:val="005F1267"/>
    <w:rsid w:val="005F1F29"/>
    <w:rsid w:val="005F20C1"/>
    <w:rsid w:val="005F26C3"/>
    <w:rsid w:val="005F3310"/>
    <w:rsid w:val="005F3444"/>
    <w:rsid w:val="005F600A"/>
    <w:rsid w:val="005F6957"/>
    <w:rsid w:val="005F6AC1"/>
    <w:rsid w:val="005F6D4D"/>
    <w:rsid w:val="005F7142"/>
    <w:rsid w:val="005F7EB1"/>
    <w:rsid w:val="006004A2"/>
    <w:rsid w:val="006006CE"/>
    <w:rsid w:val="00602ECE"/>
    <w:rsid w:val="00603C5E"/>
    <w:rsid w:val="006061BA"/>
    <w:rsid w:val="00607542"/>
    <w:rsid w:val="00607738"/>
    <w:rsid w:val="00607A86"/>
    <w:rsid w:val="006112B8"/>
    <w:rsid w:val="00612083"/>
    <w:rsid w:val="00613784"/>
    <w:rsid w:val="00613C14"/>
    <w:rsid w:val="00615F21"/>
    <w:rsid w:val="006165B1"/>
    <w:rsid w:val="00623BD2"/>
    <w:rsid w:val="00623D45"/>
    <w:rsid w:val="006246BC"/>
    <w:rsid w:val="00624926"/>
    <w:rsid w:val="0062598B"/>
    <w:rsid w:val="00626378"/>
    <w:rsid w:val="00627301"/>
    <w:rsid w:val="006276E3"/>
    <w:rsid w:val="00632033"/>
    <w:rsid w:val="00632B4C"/>
    <w:rsid w:val="00633A71"/>
    <w:rsid w:val="00634AD6"/>
    <w:rsid w:val="00634C19"/>
    <w:rsid w:val="00634E7D"/>
    <w:rsid w:val="006357D6"/>
    <w:rsid w:val="0063652A"/>
    <w:rsid w:val="00637381"/>
    <w:rsid w:val="00637DAA"/>
    <w:rsid w:val="00641051"/>
    <w:rsid w:val="0064186E"/>
    <w:rsid w:val="00642EE2"/>
    <w:rsid w:val="00643909"/>
    <w:rsid w:val="00643C50"/>
    <w:rsid w:val="00645345"/>
    <w:rsid w:val="006453FA"/>
    <w:rsid w:val="00645C37"/>
    <w:rsid w:val="0064729A"/>
    <w:rsid w:val="00650499"/>
    <w:rsid w:val="00650CDB"/>
    <w:rsid w:val="0065124B"/>
    <w:rsid w:val="00651460"/>
    <w:rsid w:val="006536FF"/>
    <w:rsid w:val="00654D68"/>
    <w:rsid w:val="006552FC"/>
    <w:rsid w:val="00657438"/>
    <w:rsid w:val="0065791D"/>
    <w:rsid w:val="00657E4B"/>
    <w:rsid w:val="006615A7"/>
    <w:rsid w:val="0066165E"/>
    <w:rsid w:val="00661D05"/>
    <w:rsid w:val="00662C2F"/>
    <w:rsid w:val="00662F63"/>
    <w:rsid w:val="00663F75"/>
    <w:rsid w:val="00664B7C"/>
    <w:rsid w:val="00670B51"/>
    <w:rsid w:val="00671760"/>
    <w:rsid w:val="006724D4"/>
    <w:rsid w:val="00672C37"/>
    <w:rsid w:val="00672FD5"/>
    <w:rsid w:val="00673B58"/>
    <w:rsid w:val="0067550F"/>
    <w:rsid w:val="00675F45"/>
    <w:rsid w:val="006814F2"/>
    <w:rsid w:val="00684930"/>
    <w:rsid w:val="0068522D"/>
    <w:rsid w:val="00686A89"/>
    <w:rsid w:val="006872A1"/>
    <w:rsid w:val="00690090"/>
    <w:rsid w:val="00691A68"/>
    <w:rsid w:val="006924BB"/>
    <w:rsid w:val="006934DD"/>
    <w:rsid w:val="00693BEF"/>
    <w:rsid w:val="00693EB9"/>
    <w:rsid w:val="00694B6C"/>
    <w:rsid w:val="00695596"/>
    <w:rsid w:val="006965BD"/>
    <w:rsid w:val="00696BAE"/>
    <w:rsid w:val="00697128"/>
    <w:rsid w:val="006A2DBF"/>
    <w:rsid w:val="006A2E7A"/>
    <w:rsid w:val="006A4635"/>
    <w:rsid w:val="006A7A46"/>
    <w:rsid w:val="006B2E65"/>
    <w:rsid w:val="006B2F2E"/>
    <w:rsid w:val="006B346B"/>
    <w:rsid w:val="006B357A"/>
    <w:rsid w:val="006B39C6"/>
    <w:rsid w:val="006B54DB"/>
    <w:rsid w:val="006B7907"/>
    <w:rsid w:val="006C09BC"/>
    <w:rsid w:val="006C0F98"/>
    <w:rsid w:val="006C4419"/>
    <w:rsid w:val="006C5C69"/>
    <w:rsid w:val="006C6E56"/>
    <w:rsid w:val="006D128A"/>
    <w:rsid w:val="006D3287"/>
    <w:rsid w:val="006D4090"/>
    <w:rsid w:val="006D47A1"/>
    <w:rsid w:val="006D6231"/>
    <w:rsid w:val="006D6A1C"/>
    <w:rsid w:val="006D7EB1"/>
    <w:rsid w:val="006E0AC0"/>
    <w:rsid w:val="006E1792"/>
    <w:rsid w:val="006E17A0"/>
    <w:rsid w:val="006E2414"/>
    <w:rsid w:val="006E2D22"/>
    <w:rsid w:val="006E3221"/>
    <w:rsid w:val="006E3AFF"/>
    <w:rsid w:val="006E3DD5"/>
    <w:rsid w:val="006E3F27"/>
    <w:rsid w:val="006E512F"/>
    <w:rsid w:val="006E7A17"/>
    <w:rsid w:val="006E7B9E"/>
    <w:rsid w:val="006F2674"/>
    <w:rsid w:val="006F3DD6"/>
    <w:rsid w:val="006F4AD3"/>
    <w:rsid w:val="006F6316"/>
    <w:rsid w:val="007003AF"/>
    <w:rsid w:val="007019DA"/>
    <w:rsid w:val="0070271A"/>
    <w:rsid w:val="007029E4"/>
    <w:rsid w:val="00703555"/>
    <w:rsid w:val="007058D0"/>
    <w:rsid w:val="0070751D"/>
    <w:rsid w:val="00713050"/>
    <w:rsid w:val="00714C28"/>
    <w:rsid w:val="007154FD"/>
    <w:rsid w:val="00715963"/>
    <w:rsid w:val="0071747D"/>
    <w:rsid w:val="00721BCB"/>
    <w:rsid w:val="0072325B"/>
    <w:rsid w:val="007237CA"/>
    <w:rsid w:val="00724B87"/>
    <w:rsid w:val="00725B37"/>
    <w:rsid w:val="007276DF"/>
    <w:rsid w:val="007279FD"/>
    <w:rsid w:val="00727B1B"/>
    <w:rsid w:val="007307AB"/>
    <w:rsid w:val="00731903"/>
    <w:rsid w:val="00731D16"/>
    <w:rsid w:val="007329AB"/>
    <w:rsid w:val="00734F29"/>
    <w:rsid w:val="0073742B"/>
    <w:rsid w:val="00741CF1"/>
    <w:rsid w:val="0074228F"/>
    <w:rsid w:val="00743059"/>
    <w:rsid w:val="007435B2"/>
    <w:rsid w:val="007436F2"/>
    <w:rsid w:val="007447AF"/>
    <w:rsid w:val="00745F77"/>
    <w:rsid w:val="007462D0"/>
    <w:rsid w:val="007467FB"/>
    <w:rsid w:val="00746D0A"/>
    <w:rsid w:val="00747399"/>
    <w:rsid w:val="00751A3B"/>
    <w:rsid w:val="00752D4C"/>
    <w:rsid w:val="00753283"/>
    <w:rsid w:val="00755B2E"/>
    <w:rsid w:val="007571C3"/>
    <w:rsid w:val="00757A81"/>
    <w:rsid w:val="007615B6"/>
    <w:rsid w:val="00761991"/>
    <w:rsid w:val="00761F5B"/>
    <w:rsid w:val="007624C3"/>
    <w:rsid w:val="0076276B"/>
    <w:rsid w:val="00762B5F"/>
    <w:rsid w:val="0076480F"/>
    <w:rsid w:val="00765D3B"/>
    <w:rsid w:val="0076603B"/>
    <w:rsid w:val="0077181B"/>
    <w:rsid w:val="00772237"/>
    <w:rsid w:val="00773A70"/>
    <w:rsid w:val="00774CC6"/>
    <w:rsid w:val="00775599"/>
    <w:rsid w:val="007759EF"/>
    <w:rsid w:val="00775A76"/>
    <w:rsid w:val="00776160"/>
    <w:rsid w:val="00777163"/>
    <w:rsid w:val="007774CB"/>
    <w:rsid w:val="00780255"/>
    <w:rsid w:val="007826AC"/>
    <w:rsid w:val="0078275D"/>
    <w:rsid w:val="00782C11"/>
    <w:rsid w:val="00783320"/>
    <w:rsid w:val="00783522"/>
    <w:rsid w:val="0078462F"/>
    <w:rsid w:val="007857E7"/>
    <w:rsid w:val="007865C5"/>
    <w:rsid w:val="007872AA"/>
    <w:rsid w:val="00787D59"/>
    <w:rsid w:val="00787E15"/>
    <w:rsid w:val="00791C16"/>
    <w:rsid w:val="007926AD"/>
    <w:rsid w:val="0079331B"/>
    <w:rsid w:val="00795FC3"/>
    <w:rsid w:val="00797159"/>
    <w:rsid w:val="00797BA8"/>
    <w:rsid w:val="007A1444"/>
    <w:rsid w:val="007A1516"/>
    <w:rsid w:val="007A1F27"/>
    <w:rsid w:val="007A2FA6"/>
    <w:rsid w:val="007A3449"/>
    <w:rsid w:val="007A4908"/>
    <w:rsid w:val="007A4CD5"/>
    <w:rsid w:val="007A5C57"/>
    <w:rsid w:val="007A6E0E"/>
    <w:rsid w:val="007B1741"/>
    <w:rsid w:val="007B1886"/>
    <w:rsid w:val="007B2295"/>
    <w:rsid w:val="007B23B2"/>
    <w:rsid w:val="007B5335"/>
    <w:rsid w:val="007B5FC2"/>
    <w:rsid w:val="007C025E"/>
    <w:rsid w:val="007C24B2"/>
    <w:rsid w:val="007C2C1D"/>
    <w:rsid w:val="007C38E4"/>
    <w:rsid w:val="007C50F2"/>
    <w:rsid w:val="007C5AE8"/>
    <w:rsid w:val="007C6C38"/>
    <w:rsid w:val="007C75A9"/>
    <w:rsid w:val="007C7645"/>
    <w:rsid w:val="007C7A22"/>
    <w:rsid w:val="007D028B"/>
    <w:rsid w:val="007D21CD"/>
    <w:rsid w:val="007D2AC0"/>
    <w:rsid w:val="007D4297"/>
    <w:rsid w:val="007D4B0F"/>
    <w:rsid w:val="007D50A2"/>
    <w:rsid w:val="007D5CD3"/>
    <w:rsid w:val="007D7C53"/>
    <w:rsid w:val="007E1FE9"/>
    <w:rsid w:val="007E2B74"/>
    <w:rsid w:val="007E45DD"/>
    <w:rsid w:val="007E54C7"/>
    <w:rsid w:val="007E615E"/>
    <w:rsid w:val="007E7693"/>
    <w:rsid w:val="007E7F04"/>
    <w:rsid w:val="007E7F70"/>
    <w:rsid w:val="007F5038"/>
    <w:rsid w:val="007F58F0"/>
    <w:rsid w:val="007F60B9"/>
    <w:rsid w:val="00800131"/>
    <w:rsid w:val="0080044D"/>
    <w:rsid w:val="00800B7A"/>
    <w:rsid w:val="00800EB1"/>
    <w:rsid w:val="008018E4"/>
    <w:rsid w:val="00801D4C"/>
    <w:rsid w:val="0080371B"/>
    <w:rsid w:val="00805B00"/>
    <w:rsid w:val="00806FC7"/>
    <w:rsid w:val="008077C1"/>
    <w:rsid w:val="00807DDC"/>
    <w:rsid w:val="008108D1"/>
    <w:rsid w:val="008112E0"/>
    <w:rsid w:val="008118D8"/>
    <w:rsid w:val="00815DDD"/>
    <w:rsid w:val="00815E33"/>
    <w:rsid w:val="00815EFE"/>
    <w:rsid w:val="00815F3E"/>
    <w:rsid w:val="00817D59"/>
    <w:rsid w:val="008202D8"/>
    <w:rsid w:val="00822460"/>
    <w:rsid w:val="00824AA4"/>
    <w:rsid w:val="008253D6"/>
    <w:rsid w:val="008256E6"/>
    <w:rsid w:val="00827D87"/>
    <w:rsid w:val="00831232"/>
    <w:rsid w:val="00831C70"/>
    <w:rsid w:val="008322E1"/>
    <w:rsid w:val="00832A19"/>
    <w:rsid w:val="00832C24"/>
    <w:rsid w:val="00833AFB"/>
    <w:rsid w:val="008348CA"/>
    <w:rsid w:val="008361F8"/>
    <w:rsid w:val="00836D9A"/>
    <w:rsid w:val="00836E6D"/>
    <w:rsid w:val="0083712C"/>
    <w:rsid w:val="008376B6"/>
    <w:rsid w:val="0084130E"/>
    <w:rsid w:val="00841675"/>
    <w:rsid w:val="00841713"/>
    <w:rsid w:val="00841D0E"/>
    <w:rsid w:val="008420D3"/>
    <w:rsid w:val="0084240B"/>
    <w:rsid w:val="00842FC2"/>
    <w:rsid w:val="00846394"/>
    <w:rsid w:val="00854E38"/>
    <w:rsid w:val="00855E92"/>
    <w:rsid w:val="0085675D"/>
    <w:rsid w:val="00856D8D"/>
    <w:rsid w:val="00861D4B"/>
    <w:rsid w:val="008635C1"/>
    <w:rsid w:val="00863E29"/>
    <w:rsid w:val="00867404"/>
    <w:rsid w:val="00867A11"/>
    <w:rsid w:val="00867A48"/>
    <w:rsid w:val="008708E3"/>
    <w:rsid w:val="008716B6"/>
    <w:rsid w:val="008734EE"/>
    <w:rsid w:val="00873CA2"/>
    <w:rsid w:val="00874E3B"/>
    <w:rsid w:val="008755DE"/>
    <w:rsid w:val="00875D34"/>
    <w:rsid w:val="00877F2B"/>
    <w:rsid w:val="00880AE6"/>
    <w:rsid w:val="00882247"/>
    <w:rsid w:val="008827E4"/>
    <w:rsid w:val="00885069"/>
    <w:rsid w:val="008850FE"/>
    <w:rsid w:val="00887A28"/>
    <w:rsid w:val="00887C3B"/>
    <w:rsid w:val="008910A0"/>
    <w:rsid w:val="008914F2"/>
    <w:rsid w:val="008920D7"/>
    <w:rsid w:val="0089296A"/>
    <w:rsid w:val="00892D79"/>
    <w:rsid w:val="008942B6"/>
    <w:rsid w:val="00894D2D"/>
    <w:rsid w:val="0089614B"/>
    <w:rsid w:val="0089631C"/>
    <w:rsid w:val="0089654B"/>
    <w:rsid w:val="0089654C"/>
    <w:rsid w:val="00897901"/>
    <w:rsid w:val="00897A75"/>
    <w:rsid w:val="008A0607"/>
    <w:rsid w:val="008A1EBE"/>
    <w:rsid w:val="008A1EE5"/>
    <w:rsid w:val="008A24F2"/>
    <w:rsid w:val="008A33D6"/>
    <w:rsid w:val="008A36F2"/>
    <w:rsid w:val="008A3CAC"/>
    <w:rsid w:val="008A61C9"/>
    <w:rsid w:val="008A6D5B"/>
    <w:rsid w:val="008B270D"/>
    <w:rsid w:val="008B2BA5"/>
    <w:rsid w:val="008B30DA"/>
    <w:rsid w:val="008B3B56"/>
    <w:rsid w:val="008B5E06"/>
    <w:rsid w:val="008C073A"/>
    <w:rsid w:val="008C0D0F"/>
    <w:rsid w:val="008C0DA3"/>
    <w:rsid w:val="008C2701"/>
    <w:rsid w:val="008C3185"/>
    <w:rsid w:val="008C3C1D"/>
    <w:rsid w:val="008C4D8A"/>
    <w:rsid w:val="008D1280"/>
    <w:rsid w:val="008D1AF8"/>
    <w:rsid w:val="008D3990"/>
    <w:rsid w:val="008D43C9"/>
    <w:rsid w:val="008D49EC"/>
    <w:rsid w:val="008D51A1"/>
    <w:rsid w:val="008D5E5C"/>
    <w:rsid w:val="008D705F"/>
    <w:rsid w:val="008D799D"/>
    <w:rsid w:val="008E082F"/>
    <w:rsid w:val="008E0D18"/>
    <w:rsid w:val="008E2F51"/>
    <w:rsid w:val="008E4753"/>
    <w:rsid w:val="008E56C7"/>
    <w:rsid w:val="008E6DF6"/>
    <w:rsid w:val="008E7BF8"/>
    <w:rsid w:val="008E7D3A"/>
    <w:rsid w:val="008F1424"/>
    <w:rsid w:val="008F1F20"/>
    <w:rsid w:val="008F2225"/>
    <w:rsid w:val="008F34E2"/>
    <w:rsid w:val="008F39A6"/>
    <w:rsid w:val="008F3B59"/>
    <w:rsid w:val="008F3E2A"/>
    <w:rsid w:val="008F5A17"/>
    <w:rsid w:val="008F633A"/>
    <w:rsid w:val="008F68A4"/>
    <w:rsid w:val="009003D5"/>
    <w:rsid w:val="009012D7"/>
    <w:rsid w:val="009018BD"/>
    <w:rsid w:val="00903F6A"/>
    <w:rsid w:val="00905C0E"/>
    <w:rsid w:val="009079A1"/>
    <w:rsid w:val="009105E5"/>
    <w:rsid w:val="009119D0"/>
    <w:rsid w:val="00911B23"/>
    <w:rsid w:val="00912AA4"/>
    <w:rsid w:val="00912BF0"/>
    <w:rsid w:val="00914519"/>
    <w:rsid w:val="00917454"/>
    <w:rsid w:val="009178D5"/>
    <w:rsid w:val="00917A16"/>
    <w:rsid w:val="009219E2"/>
    <w:rsid w:val="00921ED9"/>
    <w:rsid w:val="00923DD4"/>
    <w:rsid w:val="00926D50"/>
    <w:rsid w:val="009279FB"/>
    <w:rsid w:val="00933646"/>
    <w:rsid w:val="009336F2"/>
    <w:rsid w:val="00934673"/>
    <w:rsid w:val="0093596F"/>
    <w:rsid w:val="0093658A"/>
    <w:rsid w:val="00937878"/>
    <w:rsid w:val="00940907"/>
    <w:rsid w:val="00942D20"/>
    <w:rsid w:val="009432F2"/>
    <w:rsid w:val="00945288"/>
    <w:rsid w:val="0094577D"/>
    <w:rsid w:val="00946A59"/>
    <w:rsid w:val="00947728"/>
    <w:rsid w:val="00950929"/>
    <w:rsid w:val="00951159"/>
    <w:rsid w:val="00951297"/>
    <w:rsid w:val="00951CBE"/>
    <w:rsid w:val="00953B4F"/>
    <w:rsid w:val="00953C59"/>
    <w:rsid w:val="009579F0"/>
    <w:rsid w:val="00957F39"/>
    <w:rsid w:val="00960E5A"/>
    <w:rsid w:val="00961A6B"/>
    <w:rsid w:val="00965870"/>
    <w:rsid w:val="009659B2"/>
    <w:rsid w:val="00966BDD"/>
    <w:rsid w:val="00971BD0"/>
    <w:rsid w:val="0097354E"/>
    <w:rsid w:val="00974017"/>
    <w:rsid w:val="00974A11"/>
    <w:rsid w:val="009757B1"/>
    <w:rsid w:val="00976C26"/>
    <w:rsid w:val="00980923"/>
    <w:rsid w:val="0098255E"/>
    <w:rsid w:val="00984D13"/>
    <w:rsid w:val="00984D34"/>
    <w:rsid w:val="00987565"/>
    <w:rsid w:val="00987D28"/>
    <w:rsid w:val="00992F7B"/>
    <w:rsid w:val="0099360B"/>
    <w:rsid w:val="009947A6"/>
    <w:rsid w:val="0099536F"/>
    <w:rsid w:val="00995FC1"/>
    <w:rsid w:val="0099603C"/>
    <w:rsid w:val="00996FEE"/>
    <w:rsid w:val="009A007C"/>
    <w:rsid w:val="009A15A0"/>
    <w:rsid w:val="009A3138"/>
    <w:rsid w:val="009A4F0C"/>
    <w:rsid w:val="009A5C0A"/>
    <w:rsid w:val="009A6BD7"/>
    <w:rsid w:val="009A7C1C"/>
    <w:rsid w:val="009B1E97"/>
    <w:rsid w:val="009B24A8"/>
    <w:rsid w:val="009B33CA"/>
    <w:rsid w:val="009B3B01"/>
    <w:rsid w:val="009B442B"/>
    <w:rsid w:val="009B497F"/>
    <w:rsid w:val="009B57AB"/>
    <w:rsid w:val="009B6301"/>
    <w:rsid w:val="009B6F48"/>
    <w:rsid w:val="009C02E7"/>
    <w:rsid w:val="009C0EFD"/>
    <w:rsid w:val="009C4FE7"/>
    <w:rsid w:val="009C5C9F"/>
    <w:rsid w:val="009C5DD3"/>
    <w:rsid w:val="009C681E"/>
    <w:rsid w:val="009C683D"/>
    <w:rsid w:val="009C6A9E"/>
    <w:rsid w:val="009D172D"/>
    <w:rsid w:val="009D27D0"/>
    <w:rsid w:val="009D3037"/>
    <w:rsid w:val="009D35AC"/>
    <w:rsid w:val="009D3EFB"/>
    <w:rsid w:val="009D4827"/>
    <w:rsid w:val="009D726F"/>
    <w:rsid w:val="009E0B4D"/>
    <w:rsid w:val="009E144D"/>
    <w:rsid w:val="009E21D8"/>
    <w:rsid w:val="009E2B75"/>
    <w:rsid w:val="009E37BD"/>
    <w:rsid w:val="009E3F0F"/>
    <w:rsid w:val="009E457E"/>
    <w:rsid w:val="009E4D3E"/>
    <w:rsid w:val="009E5893"/>
    <w:rsid w:val="009E6CC1"/>
    <w:rsid w:val="009F1362"/>
    <w:rsid w:val="009F1867"/>
    <w:rsid w:val="009F24B7"/>
    <w:rsid w:val="009F288C"/>
    <w:rsid w:val="009F29FA"/>
    <w:rsid w:val="009F2B37"/>
    <w:rsid w:val="009F7CC3"/>
    <w:rsid w:val="00A007DE"/>
    <w:rsid w:val="00A01E8C"/>
    <w:rsid w:val="00A04B6C"/>
    <w:rsid w:val="00A05150"/>
    <w:rsid w:val="00A06024"/>
    <w:rsid w:val="00A079D5"/>
    <w:rsid w:val="00A12666"/>
    <w:rsid w:val="00A1354F"/>
    <w:rsid w:val="00A15120"/>
    <w:rsid w:val="00A1614A"/>
    <w:rsid w:val="00A17958"/>
    <w:rsid w:val="00A20C68"/>
    <w:rsid w:val="00A21D14"/>
    <w:rsid w:val="00A22823"/>
    <w:rsid w:val="00A23109"/>
    <w:rsid w:val="00A23746"/>
    <w:rsid w:val="00A254E9"/>
    <w:rsid w:val="00A268B9"/>
    <w:rsid w:val="00A316E3"/>
    <w:rsid w:val="00A322C1"/>
    <w:rsid w:val="00A326C2"/>
    <w:rsid w:val="00A3293A"/>
    <w:rsid w:val="00A35063"/>
    <w:rsid w:val="00A351BA"/>
    <w:rsid w:val="00A37E4E"/>
    <w:rsid w:val="00A424B9"/>
    <w:rsid w:val="00A4284C"/>
    <w:rsid w:val="00A44405"/>
    <w:rsid w:val="00A4453D"/>
    <w:rsid w:val="00A45FB0"/>
    <w:rsid w:val="00A46BA0"/>
    <w:rsid w:val="00A4737D"/>
    <w:rsid w:val="00A51C64"/>
    <w:rsid w:val="00A5219B"/>
    <w:rsid w:val="00A53D3F"/>
    <w:rsid w:val="00A545A5"/>
    <w:rsid w:val="00A547D3"/>
    <w:rsid w:val="00A54AF9"/>
    <w:rsid w:val="00A5573A"/>
    <w:rsid w:val="00A56809"/>
    <w:rsid w:val="00A604ED"/>
    <w:rsid w:val="00A60D29"/>
    <w:rsid w:val="00A62C88"/>
    <w:rsid w:val="00A63EEA"/>
    <w:rsid w:val="00A6400D"/>
    <w:rsid w:val="00A6539F"/>
    <w:rsid w:val="00A66151"/>
    <w:rsid w:val="00A671B5"/>
    <w:rsid w:val="00A679B9"/>
    <w:rsid w:val="00A70FFF"/>
    <w:rsid w:val="00A71E33"/>
    <w:rsid w:val="00A73D02"/>
    <w:rsid w:val="00A75765"/>
    <w:rsid w:val="00A7668A"/>
    <w:rsid w:val="00A77604"/>
    <w:rsid w:val="00A7783D"/>
    <w:rsid w:val="00A77A74"/>
    <w:rsid w:val="00A80695"/>
    <w:rsid w:val="00A8488E"/>
    <w:rsid w:val="00A8574F"/>
    <w:rsid w:val="00A86BDA"/>
    <w:rsid w:val="00A90B82"/>
    <w:rsid w:val="00A933FE"/>
    <w:rsid w:val="00A9395C"/>
    <w:rsid w:val="00A95B4F"/>
    <w:rsid w:val="00A96295"/>
    <w:rsid w:val="00A967A4"/>
    <w:rsid w:val="00A9775C"/>
    <w:rsid w:val="00AA1425"/>
    <w:rsid w:val="00AA2996"/>
    <w:rsid w:val="00AA3B9E"/>
    <w:rsid w:val="00AA4A20"/>
    <w:rsid w:val="00AA58FC"/>
    <w:rsid w:val="00AA59A3"/>
    <w:rsid w:val="00AA692A"/>
    <w:rsid w:val="00AA6B27"/>
    <w:rsid w:val="00AA72BB"/>
    <w:rsid w:val="00AB1B47"/>
    <w:rsid w:val="00AB3217"/>
    <w:rsid w:val="00AB656E"/>
    <w:rsid w:val="00AB697E"/>
    <w:rsid w:val="00AB6FF0"/>
    <w:rsid w:val="00AC1781"/>
    <w:rsid w:val="00AC3072"/>
    <w:rsid w:val="00AC3E22"/>
    <w:rsid w:val="00AC4310"/>
    <w:rsid w:val="00AC52E4"/>
    <w:rsid w:val="00AC59EC"/>
    <w:rsid w:val="00AC5E12"/>
    <w:rsid w:val="00AC7CDE"/>
    <w:rsid w:val="00AC7F41"/>
    <w:rsid w:val="00AD055A"/>
    <w:rsid w:val="00AD0970"/>
    <w:rsid w:val="00AD0A9A"/>
    <w:rsid w:val="00AD0C12"/>
    <w:rsid w:val="00AD158B"/>
    <w:rsid w:val="00AD23DC"/>
    <w:rsid w:val="00AD270C"/>
    <w:rsid w:val="00AD3561"/>
    <w:rsid w:val="00AD3676"/>
    <w:rsid w:val="00AD6917"/>
    <w:rsid w:val="00AD74AC"/>
    <w:rsid w:val="00AE1149"/>
    <w:rsid w:val="00AE1667"/>
    <w:rsid w:val="00AE2ED8"/>
    <w:rsid w:val="00AE3CEB"/>
    <w:rsid w:val="00AE634E"/>
    <w:rsid w:val="00AE77B5"/>
    <w:rsid w:val="00AF1099"/>
    <w:rsid w:val="00AF1A11"/>
    <w:rsid w:val="00AF28AF"/>
    <w:rsid w:val="00AF2F1D"/>
    <w:rsid w:val="00AF34BF"/>
    <w:rsid w:val="00AF45EB"/>
    <w:rsid w:val="00AF658A"/>
    <w:rsid w:val="00AF663F"/>
    <w:rsid w:val="00AF6C4C"/>
    <w:rsid w:val="00AF6E93"/>
    <w:rsid w:val="00AF7A5D"/>
    <w:rsid w:val="00B0072B"/>
    <w:rsid w:val="00B00E18"/>
    <w:rsid w:val="00B011CA"/>
    <w:rsid w:val="00B0135B"/>
    <w:rsid w:val="00B02281"/>
    <w:rsid w:val="00B05AF4"/>
    <w:rsid w:val="00B06F16"/>
    <w:rsid w:val="00B074B9"/>
    <w:rsid w:val="00B1170B"/>
    <w:rsid w:val="00B11835"/>
    <w:rsid w:val="00B120F1"/>
    <w:rsid w:val="00B12154"/>
    <w:rsid w:val="00B159AD"/>
    <w:rsid w:val="00B20EBF"/>
    <w:rsid w:val="00B2112E"/>
    <w:rsid w:val="00B24641"/>
    <w:rsid w:val="00B26677"/>
    <w:rsid w:val="00B27FD7"/>
    <w:rsid w:val="00B305AA"/>
    <w:rsid w:val="00B3186A"/>
    <w:rsid w:val="00B31A64"/>
    <w:rsid w:val="00B32DF6"/>
    <w:rsid w:val="00B32FB9"/>
    <w:rsid w:val="00B33F54"/>
    <w:rsid w:val="00B33F7E"/>
    <w:rsid w:val="00B34DE4"/>
    <w:rsid w:val="00B34FCA"/>
    <w:rsid w:val="00B352FB"/>
    <w:rsid w:val="00B361B6"/>
    <w:rsid w:val="00B36AB3"/>
    <w:rsid w:val="00B36AEA"/>
    <w:rsid w:val="00B36EC5"/>
    <w:rsid w:val="00B416E6"/>
    <w:rsid w:val="00B42452"/>
    <w:rsid w:val="00B44784"/>
    <w:rsid w:val="00B45437"/>
    <w:rsid w:val="00B46ED7"/>
    <w:rsid w:val="00B51030"/>
    <w:rsid w:val="00B519DC"/>
    <w:rsid w:val="00B546BF"/>
    <w:rsid w:val="00B54A25"/>
    <w:rsid w:val="00B5505F"/>
    <w:rsid w:val="00B55E05"/>
    <w:rsid w:val="00B56AC7"/>
    <w:rsid w:val="00B5719A"/>
    <w:rsid w:val="00B579F7"/>
    <w:rsid w:val="00B61316"/>
    <w:rsid w:val="00B61B8B"/>
    <w:rsid w:val="00B64429"/>
    <w:rsid w:val="00B64AE3"/>
    <w:rsid w:val="00B66DB8"/>
    <w:rsid w:val="00B705B9"/>
    <w:rsid w:val="00B7083C"/>
    <w:rsid w:val="00B70D7B"/>
    <w:rsid w:val="00B72904"/>
    <w:rsid w:val="00B72BE2"/>
    <w:rsid w:val="00B744AA"/>
    <w:rsid w:val="00B756B6"/>
    <w:rsid w:val="00B7734D"/>
    <w:rsid w:val="00B8167B"/>
    <w:rsid w:val="00B82BA3"/>
    <w:rsid w:val="00B83A39"/>
    <w:rsid w:val="00B853FD"/>
    <w:rsid w:val="00B8572C"/>
    <w:rsid w:val="00B857C7"/>
    <w:rsid w:val="00B8662E"/>
    <w:rsid w:val="00B86B70"/>
    <w:rsid w:val="00B86D31"/>
    <w:rsid w:val="00B87AF4"/>
    <w:rsid w:val="00B9026E"/>
    <w:rsid w:val="00B90432"/>
    <w:rsid w:val="00B90DB2"/>
    <w:rsid w:val="00B9106C"/>
    <w:rsid w:val="00B91A5D"/>
    <w:rsid w:val="00B92C4C"/>
    <w:rsid w:val="00B92E27"/>
    <w:rsid w:val="00B92E46"/>
    <w:rsid w:val="00B9510B"/>
    <w:rsid w:val="00B958F2"/>
    <w:rsid w:val="00B96517"/>
    <w:rsid w:val="00BA0110"/>
    <w:rsid w:val="00BA09D6"/>
    <w:rsid w:val="00BA0A0F"/>
    <w:rsid w:val="00BA0C8E"/>
    <w:rsid w:val="00BA114B"/>
    <w:rsid w:val="00BA1CD6"/>
    <w:rsid w:val="00BA1CE1"/>
    <w:rsid w:val="00BA263E"/>
    <w:rsid w:val="00BA3546"/>
    <w:rsid w:val="00BA42B6"/>
    <w:rsid w:val="00BA4825"/>
    <w:rsid w:val="00BA4A07"/>
    <w:rsid w:val="00BA6C63"/>
    <w:rsid w:val="00BA7D6C"/>
    <w:rsid w:val="00BB03D5"/>
    <w:rsid w:val="00BB0C4C"/>
    <w:rsid w:val="00BB355C"/>
    <w:rsid w:val="00BB4299"/>
    <w:rsid w:val="00BC3E6D"/>
    <w:rsid w:val="00BC43A2"/>
    <w:rsid w:val="00BC4860"/>
    <w:rsid w:val="00BC579B"/>
    <w:rsid w:val="00BC68D1"/>
    <w:rsid w:val="00BC7173"/>
    <w:rsid w:val="00BC749E"/>
    <w:rsid w:val="00BD030B"/>
    <w:rsid w:val="00BD0B31"/>
    <w:rsid w:val="00BD1524"/>
    <w:rsid w:val="00BD3351"/>
    <w:rsid w:val="00BD3723"/>
    <w:rsid w:val="00BD3C1A"/>
    <w:rsid w:val="00BD4496"/>
    <w:rsid w:val="00BD60E3"/>
    <w:rsid w:val="00BD6298"/>
    <w:rsid w:val="00BD72AA"/>
    <w:rsid w:val="00BD7310"/>
    <w:rsid w:val="00BE1044"/>
    <w:rsid w:val="00BE14B3"/>
    <w:rsid w:val="00BE2ADD"/>
    <w:rsid w:val="00BE3AB3"/>
    <w:rsid w:val="00BE3B87"/>
    <w:rsid w:val="00BE3FBE"/>
    <w:rsid w:val="00BE4587"/>
    <w:rsid w:val="00BE49D5"/>
    <w:rsid w:val="00BE4B56"/>
    <w:rsid w:val="00BE4FC1"/>
    <w:rsid w:val="00BE53FE"/>
    <w:rsid w:val="00BE5AD6"/>
    <w:rsid w:val="00BE67D8"/>
    <w:rsid w:val="00BF1AC5"/>
    <w:rsid w:val="00BF29F6"/>
    <w:rsid w:val="00BF2EF2"/>
    <w:rsid w:val="00BF3762"/>
    <w:rsid w:val="00BF3A45"/>
    <w:rsid w:val="00BF6C67"/>
    <w:rsid w:val="00BF7544"/>
    <w:rsid w:val="00C0177F"/>
    <w:rsid w:val="00C03A67"/>
    <w:rsid w:val="00C03F2C"/>
    <w:rsid w:val="00C0417B"/>
    <w:rsid w:val="00C0689F"/>
    <w:rsid w:val="00C071E9"/>
    <w:rsid w:val="00C07CF5"/>
    <w:rsid w:val="00C07EF0"/>
    <w:rsid w:val="00C10CE5"/>
    <w:rsid w:val="00C12B43"/>
    <w:rsid w:val="00C12C7B"/>
    <w:rsid w:val="00C1336E"/>
    <w:rsid w:val="00C13B5F"/>
    <w:rsid w:val="00C143B9"/>
    <w:rsid w:val="00C1446C"/>
    <w:rsid w:val="00C1460B"/>
    <w:rsid w:val="00C15C15"/>
    <w:rsid w:val="00C1699C"/>
    <w:rsid w:val="00C17143"/>
    <w:rsid w:val="00C21192"/>
    <w:rsid w:val="00C21A89"/>
    <w:rsid w:val="00C24388"/>
    <w:rsid w:val="00C24CC2"/>
    <w:rsid w:val="00C24F6D"/>
    <w:rsid w:val="00C26FD3"/>
    <w:rsid w:val="00C27119"/>
    <w:rsid w:val="00C27732"/>
    <w:rsid w:val="00C310DD"/>
    <w:rsid w:val="00C334EC"/>
    <w:rsid w:val="00C33BF9"/>
    <w:rsid w:val="00C3678E"/>
    <w:rsid w:val="00C36BC0"/>
    <w:rsid w:val="00C4026E"/>
    <w:rsid w:val="00C4108A"/>
    <w:rsid w:val="00C411A1"/>
    <w:rsid w:val="00C4128F"/>
    <w:rsid w:val="00C41833"/>
    <w:rsid w:val="00C4263F"/>
    <w:rsid w:val="00C42B7F"/>
    <w:rsid w:val="00C43A54"/>
    <w:rsid w:val="00C44A32"/>
    <w:rsid w:val="00C45808"/>
    <w:rsid w:val="00C458B2"/>
    <w:rsid w:val="00C45C14"/>
    <w:rsid w:val="00C463E7"/>
    <w:rsid w:val="00C504E6"/>
    <w:rsid w:val="00C533C6"/>
    <w:rsid w:val="00C549B9"/>
    <w:rsid w:val="00C57A62"/>
    <w:rsid w:val="00C6178E"/>
    <w:rsid w:val="00C6245F"/>
    <w:rsid w:val="00C63CC8"/>
    <w:rsid w:val="00C64AF7"/>
    <w:rsid w:val="00C652B8"/>
    <w:rsid w:val="00C65DA8"/>
    <w:rsid w:val="00C66BA4"/>
    <w:rsid w:val="00C677B2"/>
    <w:rsid w:val="00C704D8"/>
    <w:rsid w:val="00C74556"/>
    <w:rsid w:val="00C7552E"/>
    <w:rsid w:val="00C75D08"/>
    <w:rsid w:val="00C77C3D"/>
    <w:rsid w:val="00C8247B"/>
    <w:rsid w:val="00C860AB"/>
    <w:rsid w:val="00C86AED"/>
    <w:rsid w:val="00C90333"/>
    <w:rsid w:val="00C90930"/>
    <w:rsid w:val="00C910ED"/>
    <w:rsid w:val="00C914C1"/>
    <w:rsid w:val="00C92516"/>
    <w:rsid w:val="00C92C7D"/>
    <w:rsid w:val="00C94698"/>
    <w:rsid w:val="00C9704F"/>
    <w:rsid w:val="00C97629"/>
    <w:rsid w:val="00CA0125"/>
    <w:rsid w:val="00CA0481"/>
    <w:rsid w:val="00CA0B5C"/>
    <w:rsid w:val="00CA539F"/>
    <w:rsid w:val="00CA6661"/>
    <w:rsid w:val="00CA7083"/>
    <w:rsid w:val="00CB020D"/>
    <w:rsid w:val="00CB0A1D"/>
    <w:rsid w:val="00CB2E69"/>
    <w:rsid w:val="00CB3208"/>
    <w:rsid w:val="00CB3857"/>
    <w:rsid w:val="00CB495C"/>
    <w:rsid w:val="00CB6396"/>
    <w:rsid w:val="00CB63FE"/>
    <w:rsid w:val="00CB70D4"/>
    <w:rsid w:val="00CB7437"/>
    <w:rsid w:val="00CC07DB"/>
    <w:rsid w:val="00CC1974"/>
    <w:rsid w:val="00CC1A87"/>
    <w:rsid w:val="00CC2745"/>
    <w:rsid w:val="00CC34D9"/>
    <w:rsid w:val="00CC4EE0"/>
    <w:rsid w:val="00CC5289"/>
    <w:rsid w:val="00CC536F"/>
    <w:rsid w:val="00CC5415"/>
    <w:rsid w:val="00CC5A87"/>
    <w:rsid w:val="00CC620F"/>
    <w:rsid w:val="00CC6D44"/>
    <w:rsid w:val="00CC7A4D"/>
    <w:rsid w:val="00CD11F0"/>
    <w:rsid w:val="00CD12E4"/>
    <w:rsid w:val="00CD18AA"/>
    <w:rsid w:val="00CD1FC0"/>
    <w:rsid w:val="00CD280B"/>
    <w:rsid w:val="00CD3910"/>
    <w:rsid w:val="00CD4497"/>
    <w:rsid w:val="00CD4FF2"/>
    <w:rsid w:val="00CD7901"/>
    <w:rsid w:val="00CE0609"/>
    <w:rsid w:val="00CE57B4"/>
    <w:rsid w:val="00CE5D3F"/>
    <w:rsid w:val="00CF02C1"/>
    <w:rsid w:val="00CF0AEA"/>
    <w:rsid w:val="00CF1398"/>
    <w:rsid w:val="00CF1597"/>
    <w:rsid w:val="00CF4489"/>
    <w:rsid w:val="00CF5A1E"/>
    <w:rsid w:val="00CF5D54"/>
    <w:rsid w:val="00CF7BBF"/>
    <w:rsid w:val="00D00B24"/>
    <w:rsid w:val="00D0147B"/>
    <w:rsid w:val="00D01B0A"/>
    <w:rsid w:val="00D01BB3"/>
    <w:rsid w:val="00D023AD"/>
    <w:rsid w:val="00D023F9"/>
    <w:rsid w:val="00D036AC"/>
    <w:rsid w:val="00D03869"/>
    <w:rsid w:val="00D14559"/>
    <w:rsid w:val="00D15A18"/>
    <w:rsid w:val="00D16449"/>
    <w:rsid w:val="00D16457"/>
    <w:rsid w:val="00D17E7E"/>
    <w:rsid w:val="00D204E7"/>
    <w:rsid w:val="00D20FE7"/>
    <w:rsid w:val="00D21ACD"/>
    <w:rsid w:val="00D22D2A"/>
    <w:rsid w:val="00D22DCA"/>
    <w:rsid w:val="00D24343"/>
    <w:rsid w:val="00D2752A"/>
    <w:rsid w:val="00D27E5E"/>
    <w:rsid w:val="00D27FBD"/>
    <w:rsid w:val="00D30634"/>
    <w:rsid w:val="00D3066A"/>
    <w:rsid w:val="00D31268"/>
    <w:rsid w:val="00D317DF"/>
    <w:rsid w:val="00D31D51"/>
    <w:rsid w:val="00D32A93"/>
    <w:rsid w:val="00D33CA0"/>
    <w:rsid w:val="00D34A18"/>
    <w:rsid w:val="00D3529B"/>
    <w:rsid w:val="00D35848"/>
    <w:rsid w:val="00D35A8B"/>
    <w:rsid w:val="00D37E90"/>
    <w:rsid w:val="00D4174E"/>
    <w:rsid w:val="00D41B12"/>
    <w:rsid w:val="00D4200B"/>
    <w:rsid w:val="00D4213C"/>
    <w:rsid w:val="00D42864"/>
    <w:rsid w:val="00D4364A"/>
    <w:rsid w:val="00D43C80"/>
    <w:rsid w:val="00D43DBC"/>
    <w:rsid w:val="00D44FD4"/>
    <w:rsid w:val="00D46D6E"/>
    <w:rsid w:val="00D476A9"/>
    <w:rsid w:val="00D47AAD"/>
    <w:rsid w:val="00D51034"/>
    <w:rsid w:val="00D5381A"/>
    <w:rsid w:val="00D54AC4"/>
    <w:rsid w:val="00D565FE"/>
    <w:rsid w:val="00D57B24"/>
    <w:rsid w:val="00D57EBD"/>
    <w:rsid w:val="00D61164"/>
    <w:rsid w:val="00D62751"/>
    <w:rsid w:val="00D628D0"/>
    <w:rsid w:val="00D62B9C"/>
    <w:rsid w:val="00D63450"/>
    <w:rsid w:val="00D63EBE"/>
    <w:rsid w:val="00D66DFE"/>
    <w:rsid w:val="00D67828"/>
    <w:rsid w:val="00D70B92"/>
    <w:rsid w:val="00D71175"/>
    <w:rsid w:val="00D71A55"/>
    <w:rsid w:val="00D75D78"/>
    <w:rsid w:val="00D806D4"/>
    <w:rsid w:val="00D808AA"/>
    <w:rsid w:val="00D82BF3"/>
    <w:rsid w:val="00D82D60"/>
    <w:rsid w:val="00D8573A"/>
    <w:rsid w:val="00D85A7A"/>
    <w:rsid w:val="00D8612D"/>
    <w:rsid w:val="00D90BC3"/>
    <w:rsid w:val="00D90F59"/>
    <w:rsid w:val="00D91584"/>
    <w:rsid w:val="00D918FB"/>
    <w:rsid w:val="00D9290F"/>
    <w:rsid w:val="00D92E3D"/>
    <w:rsid w:val="00D939C3"/>
    <w:rsid w:val="00D9400D"/>
    <w:rsid w:val="00D941A1"/>
    <w:rsid w:val="00D96D50"/>
    <w:rsid w:val="00D96E02"/>
    <w:rsid w:val="00DA19F7"/>
    <w:rsid w:val="00DA249B"/>
    <w:rsid w:val="00DA4748"/>
    <w:rsid w:val="00DA50B0"/>
    <w:rsid w:val="00DA5159"/>
    <w:rsid w:val="00DA5714"/>
    <w:rsid w:val="00DA768A"/>
    <w:rsid w:val="00DB1495"/>
    <w:rsid w:val="00DB19F2"/>
    <w:rsid w:val="00DB2A2A"/>
    <w:rsid w:val="00DB2AA1"/>
    <w:rsid w:val="00DB57C9"/>
    <w:rsid w:val="00DB6382"/>
    <w:rsid w:val="00DB6CFC"/>
    <w:rsid w:val="00DB7A5E"/>
    <w:rsid w:val="00DB7E17"/>
    <w:rsid w:val="00DB7F9E"/>
    <w:rsid w:val="00DC103D"/>
    <w:rsid w:val="00DC1251"/>
    <w:rsid w:val="00DC3B1E"/>
    <w:rsid w:val="00DC40D8"/>
    <w:rsid w:val="00DC5915"/>
    <w:rsid w:val="00DC6F7C"/>
    <w:rsid w:val="00DC7BF2"/>
    <w:rsid w:val="00DD0987"/>
    <w:rsid w:val="00DD16C6"/>
    <w:rsid w:val="00DD19FB"/>
    <w:rsid w:val="00DD1BE3"/>
    <w:rsid w:val="00DD2E11"/>
    <w:rsid w:val="00DD45DF"/>
    <w:rsid w:val="00DD5531"/>
    <w:rsid w:val="00DD7BAE"/>
    <w:rsid w:val="00DE0FC3"/>
    <w:rsid w:val="00DE1777"/>
    <w:rsid w:val="00DE1B29"/>
    <w:rsid w:val="00DE1F9C"/>
    <w:rsid w:val="00DE362A"/>
    <w:rsid w:val="00DE49E2"/>
    <w:rsid w:val="00DE7913"/>
    <w:rsid w:val="00DF1CD5"/>
    <w:rsid w:val="00DF28F8"/>
    <w:rsid w:val="00DF2A33"/>
    <w:rsid w:val="00DF7CB5"/>
    <w:rsid w:val="00E01B0C"/>
    <w:rsid w:val="00E02FF4"/>
    <w:rsid w:val="00E049B7"/>
    <w:rsid w:val="00E04B41"/>
    <w:rsid w:val="00E05EDC"/>
    <w:rsid w:val="00E0695A"/>
    <w:rsid w:val="00E12DB9"/>
    <w:rsid w:val="00E13306"/>
    <w:rsid w:val="00E142EE"/>
    <w:rsid w:val="00E15650"/>
    <w:rsid w:val="00E15D2F"/>
    <w:rsid w:val="00E15F18"/>
    <w:rsid w:val="00E1709E"/>
    <w:rsid w:val="00E17361"/>
    <w:rsid w:val="00E20D85"/>
    <w:rsid w:val="00E221CF"/>
    <w:rsid w:val="00E255BE"/>
    <w:rsid w:val="00E25695"/>
    <w:rsid w:val="00E2592A"/>
    <w:rsid w:val="00E26829"/>
    <w:rsid w:val="00E26D08"/>
    <w:rsid w:val="00E302D6"/>
    <w:rsid w:val="00E32020"/>
    <w:rsid w:val="00E33EA1"/>
    <w:rsid w:val="00E35F5B"/>
    <w:rsid w:val="00E3766D"/>
    <w:rsid w:val="00E37F1D"/>
    <w:rsid w:val="00E40C21"/>
    <w:rsid w:val="00E4134B"/>
    <w:rsid w:val="00E422BB"/>
    <w:rsid w:val="00E42DDF"/>
    <w:rsid w:val="00E43192"/>
    <w:rsid w:val="00E43950"/>
    <w:rsid w:val="00E43FA5"/>
    <w:rsid w:val="00E47185"/>
    <w:rsid w:val="00E506E6"/>
    <w:rsid w:val="00E50B2F"/>
    <w:rsid w:val="00E50B35"/>
    <w:rsid w:val="00E517B9"/>
    <w:rsid w:val="00E53BFF"/>
    <w:rsid w:val="00E53D8D"/>
    <w:rsid w:val="00E54E83"/>
    <w:rsid w:val="00E5511B"/>
    <w:rsid w:val="00E56314"/>
    <w:rsid w:val="00E61B53"/>
    <w:rsid w:val="00E65999"/>
    <w:rsid w:val="00E67B8B"/>
    <w:rsid w:val="00E67EB0"/>
    <w:rsid w:val="00E7085F"/>
    <w:rsid w:val="00E72784"/>
    <w:rsid w:val="00E73800"/>
    <w:rsid w:val="00E76237"/>
    <w:rsid w:val="00E76B68"/>
    <w:rsid w:val="00E77DBD"/>
    <w:rsid w:val="00E801F5"/>
    <w:rsid w:val="00E84702"/>
    <w:rsid w:val="00E854DA"/>
    <w:rsid w:val="00E85632"/>
    <w:rsid w:val="00E85E63"/>
    <w:rsid w:val="00E869B8"/>
    <w:rsid w:val="00E90675"/>
    <w:rsid w:val="00E93350"/>
    <w:rsid w:val="00E93FFE"/>
    <w:rsid w:val="00E94443"/>
    <w:rsid w:val="00EA1A00"/>
    <w:rsid w:val="00EA4B30"/>
    <w:rsid w:val="00EA6B66"/>
    <w:rsid w:val="00EB3F8F"/>
    <w:rsid w:val="00EB5C15"/>
    <w:rsid w:val="00EB612D"/>
    <w:rsid w:val="00EB674C"/>
    <w:rsid w:val="00EC2661"/>
    <w:rsid w:val="00EC48BA"/>
    <w:rsid w:val="00EC5300"/>
    <w:rsid w:val="00EC586A"/>
    <w:rsid w:val="00EC6E00"/>
    <w:rsid w:val="00EC6F05"/>
    <w:rsid w:val="00ED0982"/>
    <w:rsid w:val="00ED10F3"/>
    <w:rsid w:val="00ED14EE"/>
    <w:rsid w:val="00ED1983"/>
    <w:rsid w:val="00ED2EBF"/>
    <w:rsid w:val="00ED31AF"/>
    <w:rsid w:val="00ED32A4"/>
    <w:rsid w:val="00ED408F"/>
    <w:rsid w:val="00ED52D4"/>
    <w:rsid w:val="00ED723C"/>
    <w:rsid w:val="00ED783C"/>
    <w:rsid w:val="00ED7F86"/>
    <w:rsid w:val="00EE1012"/>
    <w:rsid w:val="00EE2F26"/>
    <w:rsid w:val="00EE5908"/>
    <w:rsid w:val="00EF16B8"/>
    <w:rsid w:val="00EF1924"/>
    <w:rsid w:val="00EF4785"/>
    <w:rsid w:val="00EF4CD4"/>
    <w:rsid w:val="00EF5AA3"/>
    <w:rsid w:val="00EF665C"/>
    <w:rsid w:val="00EF6FB4"/>
    <w:rsid w:val="00F0104E"/>
    <w:rsid w:val="00F03270"/>
    <w:rsid w:val="00F04EFD"/>
    <w:rsid w:val="00F06402"/>
    <w:rsid w:val="00F07A07"/>
    <w:rsid w:val="00F12098"/>
    <w:rsid w:val="00F1247B"/>
    <w:rsid w:val="00F12EC5"/>
    <w:rsid w:val="00F13329"/>
    <w:rsid w:val="00F14004"/>
    <w:rsid w:val="00F15271"/>
    <w:rsid w:val="00F15C03"/>
    <w:rsid w:val="00F16885"/>
    <w:rsid w:val="00F20179"/>
    <w:rsid w:val="00F205F8"/>
    <w:rsid w:val="00F21AC0"/>
    <w:rsid w:val="00F23843"/>
    <w:rsid w:val="00F2452F"/>
    <w:rsid w:val="00F2459C"/>
    <w:rsid w:val="00F25F38"/>
    <w:rsid w:val="00F26708"/>
    <w:rsid w:val="00F2798E"/>
    <w:rsid w:val="00F302AC"/>
    <w:rsid w:val="00F31591"/>
    <w:rsid w:val="00F315DA"/>
    <w:rsid w:val="00F3263F"/>
    <w:rsid w:val="00F344DA"/>
    <w:rsid w:val="00F34A84"/>
    <w:rsid w:val="00F365AE"/>
    <w:rsid w:val="00F367A1"/>
    <w:rsid w:val="00F36A1D"/>
    <w:rsid w:val="00F41422"/>
    <w:rsid w:val="00F42DED"/>
    <w:rsid w:val="00F43B08"/>
    <w:rsid w:val="00F44E11"/>
    <w:rsid w:val="00F45682"/>
    <w:rsid w:val="00F46E68"/>
    <w:rsid w:val="00F50B96"/>
    <w:rsid w:val="00F50C79"/>
    <w:rsid w:val="00F52D58"/>
    <w:rsid w:val="00F537C5"/>
    <w:rsid w:val="00F53A8F"/>
    <w:rsid w:val="00F53AB8"/>
    <w:rsid w:val="00F54A07"/>
    <w:rsid w:val="00F5596C"/>
    <w:rsid w:val="00F56168"/>
    <w:rsid w:val="00F57CD1"/>
    <w:rsid w:val="00F602D0"/>
    <w:rsid w:val="00F60490"/>
    <w:rsid w:val="00F6144A"/>
    <w:rsid w:val="00F618A6"/>
    <w:rsid w:val="00F62F31"/>
    <w:rsid w:val="00F6326C"/>
    <w:rsid w:val="00F64324"/>
    <w:rsid w:val="00F64E35"/>
    <w:rsid w:val="00F67316"/>
    <w:rsid w:val="00F67ECA"/>
    <w:rsid w:val="00F7030D"/>
    <w:rsid w:val="00F70425"/>
    <w:rsid w:val="00F721E9"/>
    <w:rsid w:val="00F72895"/>
    <w:rsid w:val="00F733A5"/>
    <w:rsid w:val="00F7363D"/>
    <w:rsid w:val="00F7634B"/>
    <w:rsid w:val="00F76DFD"/>
    <w:rsid w:val="00F80188"/>
    <w:rsid w:val="00F8064E"/>
    <w:rsid w:val="00F813CF"/>
    <w:rsid w:val="00F8184A"/>
    <w:rsid w:val="00F81E51"/>
    <w:rsid w:val="00F83EBF"/>
    <w:rsid w:val="00F84CFB"/>
    <w:rsid w:val="00F873AB"/>
    <w:rsid w:val="00F90D43"/>
    <w:rsid w:val="00F91596"/>
    <w:rsid w:val="00F926C2"/>
    <w:rsid w:val="00F94C20"/>
    <w:rsid w:val="00F97FDA"/>
    <w:rsid w:val="00FA007C"/>
    <w:rsid w:val="00FA03A1"/>
    <w:rsid w:val="00FA2883"/>
    <w:rsid w:val="00FA2A17"/>
    <w:rsid w:val="00FA3004"/>
    <w:rsid w:val="00FA3F67"/>
    <w:rsid w:val="00FA467F"/>
    <w:rsid w:val="00FA5CD0"/>
    <w:rsid w:val="00FA62EB"/>
    <w:rsid w:val="00FB01D1"/>
    <w:rsid w:val="00FB3F7B"/>
    <w:rsid w:val="00FB498B"/>
    <w:rsid w:val="00FB56A2"/>
    <w:rsid w:val="00FB7B1D"/>
    <w:rsid w:val="00FB7EE9"/>
    <w:rsid w:val="00FC36A3"/>
    <w:rsid w:val="00FC7051"/>
    <w:rsid w:val="00FC78A8"/>
    <w:rsid w:val="00FD16EC"/>
    <w:rsid w:val="00FD1D75"/>
    <w:rsid w:val="00FD2C72"/>
    <w:rsid w:val="00FD37DF"/>
    <w:rsid w:val="00FD58B3"/>
    <w:rsid w:val="00FD5CB9"/>
    <w:rsid w:val="00FD7A14"/>
    <w:rsid w:val="00FE0761"/>
    <w:rsid w:val="00FE0985"/>
    <w:rsid w:val="00FE0F89"/>
    <w:rsid w:val="00FE1094"/>
    <w:rsid w:val="00FE3659"/>
    <w:rsid w:val="00FE434E"/>
    <w:rsid w:val="00FE49D2"/>
    <w:rsid w:val="00FE5413"/>
    <w:rsid w:val="00FF0A16"/>
    <w:rsid w:val="00FF0A6E"/>
    <w:rsid w:val="00FF183E"/>
    <w:rsid w:val="00FF1A43"/>
    <w:rsid w:val="00FF42FE"/>
    <w:rsid w:val="00FF5F61"/>
    <w:rsid w:val="00FF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E51B5"/>
  <w15:chartTrackingRefBased/>
  <w15:docId w15:val="{5E6B9448-A858-4F1F-AE9C-799DDEBA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0290"/>
    <w:pPr>
      <w:keepNext/>
      <w:numPr>
        <w:numId w:val="3"/>
      </w:numPr>
      <w:outlineLvl w:val="0"/>
      <w:pPrChange w:id="0" w:author="SU FONG" w:date="2020-09-16T20:55:00Z">
        <w:pPr>
          <w:keepNext/>
          <w:widowControl w:val="0"/>
          <w:numPr>
            <w:numId w:val="3"/>
          </w:numPr>
          <w:ind w:left="360" w:hanging="360"/>
          <w:outlineLvl w:val="0"/>
        </w:pPr>
      </w:pPrChange>
    </w:pPr>
    <w:rPr>
      <w:rFonts w:asciiTheme="majorHAnsi" w:eastAsiaTheme="majorEastAsia" w:hAnsiTheme="majorHAnsi" w:cstheme="majorBidi"/>
      <w:b/>
      <w:bCs/>
      <w:kern w:val="52"/>
      <w:sz w:val="28"/>
      <w:szCs w:val="52"/>
      <w:lang w:eastAsia="zh-CN"/>
      <w:rPrChange w:id="0" w:author="SU FONG" w:date="2020-09-16T20:55:00Z">
        <w:rPr>
          <w:rFonts w:asciiTheme="majorHAnsi" w:eastAsiaTheme="majorEastAsia" w:hAnsiTheme="majorHAnsi" w:cstheme="majorBidi"/>
          <w:b/>
          <w:bCs/>
          <w:kern w:val="52"/>
          <w:sz w:val="28"/>
          <w:szCs w:val="52"/>
          <w:lang w:val="en-US" w:eastAsia="zh-CN" w:bidi="ar-SA"/>
        </w:rPr>
      </w:rPrChange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90290"/>
    <w:pPr>
      <w:keepNext/>
      <w:numPr>
        <w:ilvl w:val="1"/>
        <w:numId w:val="3"/>
      </w:numPr>
      <w:ind w:left="0" w:firstLine="227"/>
      <w:outlineLvl w:val="1"/>
      <w:pPrChange w:id="1" w:author="SU FONG" w:date="2020-09-16T20:44:00Z">
        <w:pPr>
          <w:keepNext/>
          <w:widowControl w:val="0"/>
          <w:numPr>
            <w:ilvl w:val="1"/>
            <w:numId w:val="3"/>
          </w:numPr>
          <w:ind w:left="558" w:firstLine="227"/>
          <w:outlineLvl w:val="1"/>
        </w:pPr>
      </w:pPrChange>
    </w:pPr>
    <w:rPr>
      <w:rFonts w:asciiTheme="majorHAnsi" w:eastAsiaTheme="majorEastAsia" w:hAnsiTheme="majorHAnsi" w:cstheme="majorBidi"/>
      <w:b/>
      <w:bCs/>
      <w:sz w:val="28"/>
      <w:szCs w:val="48"/>
      <w:rPrChange w:id="1" w:author="SU FONG" w:date="2020-09-16T20:44:00Z">
        <w:rPr>
          <w:rFonts w:asciiTheme="majorHAnsi" w:eastAsiaTheme="majorEastAsia" w:hAnsiTheme="majorHAnsi" w:cstheme="majorBidi"/>
          <w:b/>
          <w:bCs/>
          <w:kern w:val="2"/>
          <w:sz w:val="28"/>
          <w:szCs w:val="48"/>
          <w:lang w:val="en-US" w:eastAsia="zh-TW" w:bidi="ar-SA"/>
        </w:rPr>
      </w:rPrChang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093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b/>
      <w:bCs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7872AA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2433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24335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433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4335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CB020D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390290"/>
    <w:rPr>
      <w:rFonts w:asciiTheme="majorHAnsi" w:eastAsiaTheme="majorEastAsia" w:hAnsiTheme="majorHAnsi" w:cstheme="majorBidi"/>
      <w:b/>
      <w:bCs/>
      <w:kern w:val="52"/>
      <w:sz w:val="28"/>
      <w:szCs w:val="5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90290"/>
    <w:rPr>
      <w:rFonts w:asciiTheme="majorHAnsi" w:eastAsiaTheme="majorEastAsia" w:hAnsiTheme="majorHAnsi" w:cstheme="majorBidi"/>
      <w:b/>
      <w:bCs/>
      <w:sz w:val="2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C0093"/>
    <w:rPr>
      <w:rFonts w:asciiTheme="majorHAnsi" w:eastAsiaTheme="majorEastAsia" w:hAnsiTheme="majorHAnsi" w:cstheme="majorBidi"/>
      <w:b/>
      <w:bCs/>
      <w:szCs w:val="36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E69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E69"/>
    <w:rPr>
      <w:rFonts w:asciiTheme="majorHAnsi" w:eastAsiaTheme="majorEastAsia" w:hAnsiTheme="majorHAnsi" w:cstheme="majorBidi"/>
      <w:sz w:val="18"/>
      <w:szCs w:val="18"/>
    </w:rPr>
  </w:style>
  <w:style w:type="paragraph" w:customStyle="1" w:styleId="program">
    <w:name w:val="program"/>
    <w:basedOn w:val="Normal"/>
    <w:link w:val="program0"/>
    <w:autoRedefine/>
    <w:qFormat/>
    <w:rsid w:val="00607542"/>
    <w:pPr>
      <w:spacing w:line="140" w:lineRule="exact"/>
    </w:pPr>
    <w:rPr>
      <w:rFonts w:eastAsia="SimSun"/>
      <w:sz w:val="13"/>
    </w:rPr>
  </w:style>
  <w:style w:type="character" w:customStyle="1" w:styleId="program0">
    <w:name w:val="program 字符"/>
    <w:basedOn w:val="DefaultParagraphFont"/>
    <w:link w:val="program"/>
    <w:rsid w:val="00607542"/>
    <w:rPr>
      <w:rFonts w:eastAsia="SimSun"/>
      <w:sz w:val="13"/>
    </w:rPr>
  </w:style>
  <w:style w:type="paragraph" w:styleId="Revision">
    <w:name w:val="Revision"/>
    <w:hidden/>
    <w:uiPriority w:val="99"/>
    <w:semiHidden/>
    <w:rsid w:val="00A23746"/>
  </w:style>
  <w:style w:type="character" w:styleId="PageNumber">
    <w:name w:val="page number"/>
    <w:basedOn w:val="DefaultParagraphFont"/>
    <w:uiPriority w:val="99"/>
    <w:semiHidden/>
    <w:unhideWhenUsed/>
    <w:rsid w:val="002D7040"/>
  </w:style>
  <w:style w:type="character" w:styleId="PlaceholderText">
    <w:name w:val="Placeholder Text"/>
    <w:basedOn w:val="DefaultParagraphFont"/>
    <w:uiPriority w:val="99"/>
    <w:semiHidden/>
    <w:rsid w:val="00607A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91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D2170-3AE8-4F4D-9C76-00DB5E54E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3226</Words>
  <Characters>18393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过 闵</dc:creator>
  <cp:keywords/>
  <dc:description/>
  <cp:lastModifiedBy>SU FONG</cp:lastModifiedBy>
  <cp:revision>12</cp:revision>
  <cp:lastPrinted>2020-09-16T15:52:00Z</cp:lastPrinted>
  <dcterms:created xsi:type="dcterms:W3CDTF">2020-09-15T10:15:00Z</dcterms:created>
  <dcterms:modified xsi:type="dcterms:W3CDTF">2020-09-17T06:52:00Z</dcterms:modified>
</cp:coreProperties>
</file>